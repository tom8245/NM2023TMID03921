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16" w:line="259" w:lineRule="auto"/>
        <w:ind w:left="591" w:firstLine="0"/>
        <w:rPr>
          <w:sz w:val="48"/>
          <w:szCs w:val="48"/>
        </w:rPr>
      </w:pPr>
      <w:bookmarkStart w:colFirst="0" w:colLast="0" w:name="_heading=h.iozy2gfphldz" w:id="0"/>
      <w:bookmarkEnd w:id="0"/>
      <w:r w:rsidDel="00000000" w:rsidR="00000000" w:rsidRPr="00000000">
        <w:rPr>
          <w:rtl w:val="0"/>
        </w:rPr>
        <w:t xml:space="preserve">T</w:t>
      </w:r>
      <w:r w:rsidDel="00000000" w:rsidR="00000000" w:rsidRPr="00000000">
        <w:rPr>
          <w:sz w:val="48"/>
          <w:szCs w:val="48"/>
          <w:rtl w:val="0"/>
        </w:rPr>
        <w:t xml:space="preserve">racking Public Infrastructure and Toll Payment</w:t>
      </w:r>
      <w:r w:rsidDel="00000000" w:rsidR="00000000" w:rsidRPr="00000000">
        <w:rPr>
          <w:rtl w:val="0"/>
        </w:rPr>
      </w:r>
    </w:p>
    <w:p w:rsidR="00000000" w:rsidDel="00000000" w:rsidP="00000000" w:rsidRDefault="00000000" w:rsidRPr="00000000" w14:paraId="00000002">
      <w:pPr>
        <w:spacing w:after="168" w:line="259" w:lineRule="auto"/>
        <w:ind w:left="14" w:firstLine="0"/>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3">
      <w:pPr>
        <w:spacing w:after="0" w:line="259" w:lineRule="auto"/>
        <w:ind w:left="0" w:right="1996" w:firstLine="0"/>
        <w:jc w:val="right"/>
        <w:rPr/>
      </w:pPr>
      <w:r w:rsidDel="00000000" w:rsidR="00000000" w:rsidRPr="00000000">
        <w:rPr>
          <w:sz w:val="24"/>
          <w:szCs w:val="24"/>
          <w:rtl w:val="0"/>
        </w:rPr>
        <w:t xml:space="preserve">A Project report submitted in partial fulfillment of 7</w:t>
      </w:r>
      <w:r w:rsidDel="00000000" w:rsidR="00000000" w:rsidRPr="00000000">
        <w:rPr>
          <w:sz w:val="24"/>
          <w:szCs w:val="24"/>
          <w:vertAlign w:val="superscript"/>
          <w:rtl w:val="0"/>
        </w:rPr>
        <w:t xml:space="preserve">th</w:t>
      </w:r>
      <w:r w:rsidDel="00000000" w:rsidR="00000000" w:rsidRPr="00000000">
        <w:rPr>
          <w:sz w:val="24"/>
          <w:szCs w:val="24"/>
          <w:rtl w:val="0"/>
        </w:rPr>
        <w:t xml:space="preserve"> semester indegree of </w:t>
      </w:r>
      <w:r w:rsidDel="00000000" w:rsidR="00000000" w:rsidRPr="00000000">
        <w:rPr>
          <w:rtl w:val="0"/>
        </w:rPr>
      </w:r>
    </w:p>
    <w:p w:rsidR="00000000" w:rsidDel="00000000" w:rsidP="00000000" w:rsidRDefault="00000000" w:rsidRPr="00000000" w14:paraId="00000004">
      <w:pPr>
        <w:spacing w:after="0" w:line="259" w:lineRule="auto"/>
        <w:ind w:left="14"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5">
      <w:pPr>
        <w:spacing w:after="0" w:line="259" w:lineRule="auto"/>
        <w:ind w:left="1524" w:firstLine="0"/>
        <w:rPr/>
      </w:pPr>
      <w:r w:rsidDel="00000000" w:rsidR="00000000" w:rsidRPr="00000000">
        <w:rPr>
          <w:sz w:val="24"/>
          <w:szCs w:val="24"/>
          <w:rtl w:val="0"/>
        </w:rPr>
        <w:t xml:space="preserve">BACHELOR OF ENGINEERING IN COMPUTER SCIENCE AND ENGINEERING </w:t>
      </w:r>
      <w:r w:rsidDel="00000000" w:rsidR="00000000" w:rsidRPr="00000000">
        <w:rPr>
          <w:rtl w:val="0"/>
        </w:rPr>
      </w:r>
    </w:p>
    <w:p w:rsidR="00000000" w:rsidDel="00000000" w:rsidP="00000000" w:rsidRDefault="00000000" w:rsidRPr="00000000" w14:paraId="00000006">
      <w:pPr>
        <w:spacing w:after="15" w:line="259" w:lineRule="auto"/>
        <w:ind w:left="0" w:right="653" w:firstLine="0"/>
        <w:jc w:val="cente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7">
      <w:pPr>
        <w:pStyle w:val="Heading1"/>
        <w:spacing w:after="0" w:lineRule="auto"/>
        <w:ind w:left="0" w:right="707" w:firstLine="0"/>
        <w:jc w:val="center"/>
        <w:rPr/>
      </w:pPr>
      <w:r w:rsidDel="00000000" w:rsidR="00000000" w:rsidRPr="00000000">
        <w:rPr>
          <w:sz w:val="28"/>
          <w:szCs w:val="28"/>
          <w:rtl w:val="0"/>
        </w:rPr>
        <w:t xml:space="preserve">Team ID: NM2023TMID03921</w:t>
      </w:r>
      <w:r w:rsidDel="00000000" w:rsidR="00000000" w:rsidRPr="00000000">
        <w:rPr>
          <w:rtl w:val="0"/>
        </w:rPr>
      </w:r>
    </w:p>
    <w:p w:rsidR="00000000" w:rsidDel="00000000" w:rsidP="00000000" w:rsidRDefault="00000000" w:rsidRPr="00000000" w14:paraId="00000008">
      <w:pPr>
        <w:spacing w:after="16" w:line="259" w:lineRule="auto"/>
        <w:ind w:left="14"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9">
      <w:pPr>
        <w:spacing w:after="0" w:line="259" w:lineRule="auto"/>
        <w:ind w:left="0" w:right="310" w:firstLine="0"/>
        <w:jc w:val="center"/>
        <w:rPr/>
      </w:pPr>
      <w:r w:rsidDel="00000000" w:rsidR="00000000" w:rsidRPr="00000000">
        <w:rPr>
          <w:b w:val="1"/>
          <w:i w:val="1"/>
          <w:sz w:val="26"/>
          <w:szCs w:val="26"/>
          <w:rtl w:val="0"/>
        </w:rPr>
        <w:t xml:space="preserve">Submitted by </w:t>
      </w:r>
      <w:r w:rsidDel="00000000" w:rsidR="00000000" w:rsidRPr="00000000">
        <w:rPr>
          <w:rtl w:val="0"/>
        </w:rPr>
      </w:r>
    </w:p>
    <w:p w:rsidR="00000000" w:rsidDel="00000000" w:rsidP="00000000" w:rsidRDefault="00000000" w:rsidRPr="00000000" w14:paraId="0000000A">
      <w:pPr>
        <w:spacing w:after="0" w:line="259" w:lineRule="auto"/>
        <w:ind w:left="14" w:firstLine="0"/>
        <w:rPr/>
      </w:pPr>
      <w:r w:rsidDel="00000000" w:rsidR="00000000" w:rsidRPr="00000000">
        <w:rPr>
          <w:b w:val="1"/>
          <w:i w:val="1"/>
          <w:sz w:val="25"/>
          <w:szCs w:val="25"/>
          <w:rtl w:val="0"/>
        </w:rPr>
        <w:t xml:space="preserve"> </w:t>
      </w:r>
      <w:r w:rsidDel="00000000" w:rsidR="00000000" w:rsidRPr="00000000">
        <w:rPr>
          <w:rtl w:val="0"/>
        </w:rPr>
      </w:r>
    </w:p>
    <w:tbl>
      <w:tblPr>
        <w:tblStyle w:val="Table1"/>
        <w:tblW w:w="5421.0" w:type="dxa"/>
        <w:jc w:val="left"/>
        <w:tblInd w:w="2554.0" w:type="dxa"/>
        <w:tblLayout w:type="fixed"/>
        <w:tblLook w:val="0400"/>
      </w:tblPr>
      <w:tblGrid>
        <w:gridCol w:w="2711"/>
        <w:gridCol w:w="2710"/>
        <w:tblGridChange w:id="0">
          <w:tblGrid>
            <w:gridCol w:w="2711"/>
            <w:gridCol w:w="271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0B">
            <w:pPr>
              <w:spacing w:after="0" w:line="259" w:lineRule="auto"/>
              <w:ind w:left="104" w:firstLine="0"/>
              <w:jc w:val="center"/>
              <w:rPr/>
            </w:pPr>
            <w:r w:rsidDel="00000000" w:rsidR="00000000" w:rsidRPr="00000000">
              <w:rPr>
                <w:rtl w:val="0"/>
              </w:rPr>
              <w:t xml:space="preserve">S.Gowtham</w:t>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0C">
            <w:pPr>
              <w:spacing w:after="0" w:line="259" w:lineRule="auto"/>
              <w:ind w:left="0" w:right="32" w:firstLine="0"/>
              <w:jc w:val="center"/>
              <w:rPr/>
            </w:pPr>
            <w:r w:rsidDel="00000000" w:rsidR="00000000" w:rsidRPr="00000000">
              <w:rPr>
                <w:sz w:val="26"/>
                <w:szCs w:val="26"/>
                <w:rtl w:val="0"/>
              </w:rPr>
              <w:t xml:space="preserve">950320104007</w:t>
            </w:r>
            <w:r w:rsidDel="00000000" w:rsidR="00000000" w:rsidRPr="00000000">
              <w:rPr>
                <w:rtl w:val="0"/>
              </w:rPr>
            </w:r>
          </w:p>
        </w:tc>
      </w:tr>
      <w:tr>
        <w:trPr>
          <w:cantSplit w:val="0"/>
          <w:trHeight w:val="421" w:hRule="atLeast"/>
          <w:tblHeader w:val="0"/>
        </w:trPr>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0D">
            <w:pPr>
              <w:spacing w:after="0" w:line="259" w:lineRule="auto"/>
              <w:ind w:left="105" w:firstLine="0"/>
              <w:jc w:val="center"/>
              <w:rPr/>
            </w:pPr>
            <w:r w:rsidDel="00000000" w:rsidR="00000000" w:rsidRPr="00000000">
              <w:rPr>
                <w:sz w:val="26"/>
                <w:szCs w:val="26"/>
                <w:rtl w:val="0"/>
              </w:rPr>
              <w:t xml:space="preserve">S.Sudhan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0E">
            <w:pPr>
              <w:spacing w:after="0" w:line="259" w:lineRule="auto"/>
              <w:ind w:left="0" w:right="32" w:firstLine="0"/>
              <w:jc w:val="center"/>
              <w:rPr/>
            </w:pPr>
            <w:r w:rsidDel="00000000" w:rsidR="00000000" w:rsidRPr="00000000">
              <w:rPr>
                <w:sz w:val="26"/>
                <w:szCs w:val="26"/>
                <w:rtl w:val="0"/>
              </w:rPr>
              <w:t xml:space="preserve">950320104025</w:t>
            </w: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0F">
            <w:pPr>
              <w:spacing w:after="0" w:line="259" w:lineRule="auto"/>
              <w:ind w:left="108" w:firstLine="0"/>
              <w:jc w:val="center"/>
              <w:rPr/>
            </w:pPr>
            <w:r w:rsidDel="00000000" w:rsidR="00000000" w:rsidRPr="00000000">
              <w:rPr>
                <w:sz w:val="26"/>
                <w:szCs w:val="26"/>
                <w:rtl w:val="0"/>
              </w:rPr>
              <w:t xml:space="preserve">J.Thesai Jebas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10">
            <w:pPr>
              <w:spacing w:after="0" w:line="259" w:lineRule="auto"/>
              <w:ind w:left="0" w:right="32" w:firstLine="0"/>
              <w:jc w:val="center"/>
              <w:rPr/>
            </w:pPr>
            <w:r w:rsidDel="00000000" w:rsidR="00000000" w:rsidRPr="00000000">
              <w:rPr>
                <w:sz w:val="26"/>
                <w:szCs w:val="26"/>
                <w:rtl w:val="0"/>
              </w:rPr>
              <w:t xml:space="preserve">950320104027 </w:t>
            </w:r>
            <w:r w:rsidDel="00000000" w:rsidR="00000000" w:rsidRPr="00000000">
              <w:rPr>
                <w:rtl w:val="0"/>
              </w:rPr>
            </w:r>
          </w:p>
        </w:tc>
      </w:tr>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11">
            <w:pPr>
              <w:spacing w:after="0" w:line="259" w:lineRule="auto"/>
              <w:ind w:left="104" w:firstLine="0"/>
              <w:jc w:val="center"/>
              <w:rPr/>
            </w:pPr>
            <w:r w:rsidDel="00000000" w:rsidR="00000000" w:rsidRPr="00000000">
              <w:rPr>
                <w:sz w:val="26"/>
                <w:szCs w:val="26"/>
                <w:rtl w:val="0"/>
              </w:rPr>
              <w:t xml:space="preserve">C.Thomas Abraham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bottom"/>
          </w:tcPr>
          <w:p w:rsidR="00000000" w:rsidDel="00000000" w:rsidP="00000000" w:rsidRDefault="00000000" w:rsidRPr="00000000" w14:paraId="00000012">
            <w:pPr>
              <w:spacing w:after="0" w:line="259" w:lineRule="auto"/>
              <w:ind w:left="0" w:right="32" w:firstLine="0"/>
              <w:jc w:val="center"/>
              <w:rPr>
                <w:sz w:val="26"/>
                <w:szCs w:val="26"/>
              </w:rPr>
            </w:pPr>
            <w:r w:rsidDel="00000000" w:rsidR="00000000" w:rsidRPr="00000000">
              <w:rPr>
                <w:sz w:val="26"/>
                <w:szCs w:val="26"/>
                <w:rtl w:val="0"/>
              </w:rPr>
              <w:t xml:space="preserve">950320104028</w:t>
            </w:r>
          </w:p>
        </w:tc>
      </w:tr>
    </w:tbl>
    <w:p w:rsidR="00000000" w:rsidDel="00000000" w:rsidP="00000000" w:rsidRDefault="00000000" w:rsidRPr="00000000" w14:paraId="00000013">
      <w:pPr>
        <w:spacing w:after="0" w:line="259" w:lineRule="auto"/>
        <w:ind w:left="14" w:firstLine="0"/>
        <w:rPr/>
      </w:pP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14">
      <w:pPr>
        <w:spacing w:after="0" w:line="259" w:lineRule="auto"/>
        <w:ind w:left="14" w:firstLine="0"/>
        <w:jc w:val="both"/>
        <w:rPr/>
      </w:pP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15">
      <w:pPr>
        <w:spacing w:after="49" w:line="259" w:lineRule="auto"/>
        <w:ind w:left="3181" w:firstLine="0"/>
        <w:rPr/>
      </w:pPr>
      <w:r w:rsidDel="00000000" w:rsidR="00000000" w:rsidRPr="00000000">
        <w:rPr/>
        <w:drawing>
          <wp:inline distB="0" distT="0" distL="0" distR="0">
            <wp:extent cx="2648077" cy="2631440"/>
            <wp:effectExtent b="0" l="0" r="0" t="0"/>
            <wp:docPr id="506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48077" cy="263144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59" w:lineRule="auto"/>
        <w:ind w:left="14" w:firstLine="0"/>
        <w:rPr/>
      </w:pP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17">
      <w:pPr>
        <w:spacing w:after="0" w:line="259" w:lineRule="auto"/>
        <w:ind w:left="14" w:firstLine="0"/>
        <w:rPr/>
      </w:pP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18">
      <w:pPr>
        <w:spacing w:after="0" w:line="259" w:lineRule="auto"/>
        <w:ind w:left="14" w:firstLine="0"/>
        <w:rPr/>
      </w:pP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19">
      <w:pPr>
        <w:spacing w:after="0" w:line="259" w:lineRule="auto"/>
        <w:ind w:left="14" w:firstLine="0"/>
        <w:rPr/>
      </w:pP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1A">
      <w:pPr>
        <w:spacing w:after="0" w:line="259" w:lineRule="auto"/>
        <w:ind w:left="14" w:firstLine="0"/>
        <w:rPr/>
      </w:pP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1B">
      <w:pPr>
        <w:spacing w:after="61" w:line="259" w:lineRule="auto"/>
        <w:ind w:left="14" w:firstLine="0"/>
        <w:rPr/>
      </w:pPr>
      <w:r w:rsidDel="00000000" w:rsidR="00000000" w:rsidRPr="00000000">
        <w:rPr>
          <w:b w:val="1"/>
          <w:i w:val="1"/>
          <w:sz w:val="20"/>
          <w:szCs w:val="20"/>
          <w:rtl w:val="0"/>
        </w:rPr>
        <w:t xml:space="preserve"> </w:t>
      </w:r>
      <w:r w:rsidDel="00000000" w:rsidR="00000000" w:rsidRPr="00000000">
        <w:rPr>
          <w:rtl w:val="0"/>
        </w:rPr>
      </w:r>
    </w:p>
    <w:p w:rsidR="00000000" w:rsidDel="00000000" w:rsidP="00000000" w:rsidRDefault="00000000" w:rsidRPr="00000000" w14:paraId="0000001C">
      <w:pPr>
        <w:ind w:right="881"/>
        <w:rPr/>
      </w:pPr>
      <w:r w:rsidDel="00000000" w:rsidR="00000000" w:rsidRPr="00000000">
        <w:rPr>
          <w:rtl w:val="0"/>
        </w:rPr>
        <w:t xml:space="preserve">DEPARTMENT OF COMPUTER SCIENCE AND ENGINEERING</w:t>
      </w:r>
      <w:r w:rsidDel="00000000" w:rsidR="00000000" w:rsidRPr="00000000">
        <w:rPr>
          <w:b w:val="1"/>
          <w:i w:val="1"/>
          <w:sz w:val="27"/>
          <w:szCs w:val="27"/>
          <w:rtl w:val="0"/>
        </w:rPr>
        <w:t xml:space="preserve"> </w:t>
      </w:r>
      <w:r w:rsidDel="00000000" w:rsidR="00000000" w:rsidRPr="00000000">
        <w:rPr>
          <w:rtl w:val="0"/>
        </w:rPr>
      </w:r>
    </w:p>
    <w:p w:rsidR="00000000" w:rsidDel="00000000" w:rsidP="00000000" w:rsidRDefault="00000000" w:rsidRPr="00000000" w14:paraId="0000001D">
      <w:pPr>
        <w:pStyle w:val="Heading1"/>
        <w:ind w:left="1863" w:right="0" w:firstLine="0"/>
        <w:rPr/>
      </w:pPr>
      <w:r w:rsidDel="00000000" w:rsidR="00000000" w:rsidRPr="00000000">
        <w:rPr>
          <w:rtl w:val="0"/>
        </w:rPr>
        <w:t xml:space="preserve">GRACE COLLEGE OF ENGINEERING, THOOTHUKUDI </w:t>
      </w:r>
    </w:p>
    <w:p w:rsidR="00000000" w:rsidDel="00000000" w:rsidP="00000000" w:rsidRDefault="00000000" w:rsidRPr="00000000" w14:paraId="0000001E">
      <w:pPr>
        <w:spacing w:after="0" w:line="259" w:lineRule="auto"/>
        <w:ind w:left="3181" w:firstLine="0"/>
        <w:rPr/>
      </w:pPr>
      <w:r w:rsidDel="00000000" w:rsidR="00000000" w:rsidRPr="00000000">
        <w:rPr>
          <w:sz w:val="32"/>
          <w:szCs w:val="32"/>
          <w:rtl w:val="0"/>
        </w:rPr>
        <w:t xml:space="preserve">ANNA UNIVERSITY: CHENNAI 600025</w:t>
      </w:r>
      <w:r w:rsidDel="00000000" w:rsidR="00000000" w:rsidRPr="00000000">
        <w:rPr>
          <w:rtl w:val="0"/>
        </w:rPr>
      </w:r>
    </w:p>
    <w:p w:rsidR="00000000" w:rsidDel="00000000" w:rsidP="00000000" w:rsidRDefault="00000000" w:rsidRPr="00000000" w14:paraId="0000001F">
      <w:pPr>
        <w:numPr>
          <w:ilvl w:val="0"/>
          <w:numId w:val="7"/>
        </w:numPr>
        <w:spacing w:after="15" w:line="250" w:lineRule="auto"/>
        <w:ind w:left="2175" w:right="1141" w:hanging="720"/>
        <w:rPr/>
      </w:pPr>
      <w:r w:rsidDel="00000000" w:rsidR="00000000" w:rsidRPr="00000000">
        <w:rPr>
          <w:b w:val="1"/>
          <w:rtl w:val="0"/>
        </w:rPr>
        <w:t xml:space="preserve">INTRODUCTION </w:t>
      </w:r>
      <w:r w:rsidDel="00000000" w:rsidR="00000000" w:rsidRPr="00000000">
        <w:rPr>
          <w:rtl w:val="0"/>
        </w:rPr>
      </w:r>
    </w:p>
    <w:p w:rsidR="00000000" w:rsidDel="00000000" w:rsidP="00000000" w:rsidRDefault="00000000" w:rsidRPr="00000000" w14:paraId="00000020">
      <w:pPr>
        <w:numPr>
          <w:ilvl w:val="1"/>
          <w:numId w:val="7"/>
        </w:numPr>
        <w:spacing w:after="33" w:lineRule="auto"/>
        <w:ind w:left="2186" w:right="881" w:hanging="362.00000000000017"/>
        <w:rPr/>
      </w:pPr>
      <w:r w:rsidDel="00000000" w:rsidR="00000000" w:rsidRPr="00000000">
        <w:rPr>
          <w:rtl w:val="0"/>
        </w:rPr>
        <w:t xml:space="preserve">Project Overview </w:t>
      </w:r>
    </w:p>
    <w:p w:rsidR="00000000" w:rsidDel="00000000" w:rsidP="00000000" w:rsidRDefault="00000000" w:rsidRPr="00000000" w14:paraId="00000021">
      <w:pPr>
        <w:numPr>
          <w:ilvl w:val="1"/>
          <w:numId w:val="7"/>
        </w:numPr>
        <w:spacing w:after="67" w:lineRule="auto"/>
        <w:ind w:left="2186" w:right="881" w:hanging="362.00000000000017"/>
        <w:rPr/>
      </w:pPr>
      <w:r w:rsidDel="00000000" w:rsidR="00000000" w:rsidRPr="00000000">
        <w:rPr>
          <w:rtl w:val="0"/>
        </w:rPr>
        <w:t xml:space="preserve">Purpose </w:t>
      </w:r>
    </w:p>
    <w:p w:rsidR="00000000" w:rsidDel="00000000" w:rsidP="00000000" w:rsidRDefault="00000000" w:rsidRPr="00000000" w14:paraId="00000022">
      <w:pPr>
        <w:numPr>
          <w:ilvl w:val="0"/>
          <w:numId w:val="7"/>
        </w:numPr>
        <w:spacing w:after="15" w:line="250" w:lineRule="auto"/>
        <w:ind w:left="2175" w:right="1141" w:hanging="720"/>
        <w:rPr/>
      </w:pPr>
      <w:r w:rsidDel="00000000" w:rsidR="00000000" w:rsidRPr="00000000">
        <w:rPr>
          <w:b w:val="1"/>
          <w:rtl w:val="0"/>
        </w:rPr>
        <w:t xml:space="preserve">LITERATURE SURVEY </w:t>
      </w:r>
      <w:r w:rsidDel="00000000" w:rsidR="00000000" w:rsidRPr="00000000">
        <w:rPr>
          <w:rtl w:val="0"/>
        </w:rPr>
      </w:r>
    </w:p>
    <w:p w:rsidR="00000000" w:rsidDel="00000000" w:rsidP="00000000" w:rsidRDefault="00000000" w:rsidRPr="00000000" w14:paraId="00000023">
      <w:pPr>
        <w:numPr>
          <w:ilvl w:val="1"/>
          <w:numId w:val="7"/>
        </w:numPr>
        <w:spacing w:after="33" w:lineRule="auto"/>
        <w:ind w:left="2186" w:right="881" w:hanging="362.00000000000017"/>
        <w:rPr/>
      </w:pPr>
      <w:r w:rsidDel="00000000" w:rsidR="00000000" w:rsidRPr="00000000">
        <w:rPr>
          <w:rtl w:val="0"/>
        </w:rPr>
        <w:t xml:space="preserve">Existing problem </w:t>
      </w:r>
    </w:p>
    <w:p w:rsidR="00000000" w:rsidDel="00000000" w:rsidP="00000000" w:rsidRDefault="00000000" w:rsidRPr="00000000" w14:paraId="00000024">
      <w:pPr>
        <w:numPr>
          <w:ilvl w:val="1"/>
          <w:numId w:val="7"/>
        </w:numPr>
        <w:spacing w:after="37" w:lineRule="auto"/>
        <w:ind w:left="2186" w:right="881" w:hanging="362.00000000000017"/>
        <w:rPr/>
      </w:pPr>
      <w:r w:rsidDel="00000000" w:rsidR="00000000" w:rsidRPr="00000000">
        <w:rPr>
          <w:rtl w:val="0"/>
        </w:rPr>
        <w:t xml:space="preserve">References </w:t>
      </w:r>
    </w:p>
    <w:p w:rsidR="00000000" w:rsidDel="00000000" w:rsidP="00000000" w:rsidRDefault="00000000" w:rsidRPr="00000000" w14:paraId="00000025">
      <w:pPr>
        <w:numPr>
          <w:ilvl w:val="1"/>
          <w:numId w:val="7"/>
        </w:numPr>
        <w:spacing w:after="63" w:lineRule="auto"/>
        <w:ind w:left="2186" w:right="881" w:hanging="362.00000000000017"/>
        <w:rPr/>
      </w:pPr>
      <w:r w:rsidDel="00000000" w:rsidR="00000000" w:rsidRPr="00000000">
        <w:rPr>
          <w:rtl w:val="0"/>
        </w:rPr>
        <w:t xml:space="preserve">Problem Statement Definition </w:t>
      </w:r>
    </w:p>
    <w:p w:rsidR="00000000" w:rsidDel="00000000" w:rsidP="00000000" w:rsidRDefault="00000000" w:rsidRPr="00000000" w14:paraId="00000026">
      <w:pPr>
        <w:numPr>
          <w:ilvl w:val="0"/>
          <w:numId w:val="7"/>
        </w:numPr>
        <w:spacing w:after="15" w:line="250" w:lineRule="auto"/>
        <w:ind w:left="2175" w:right="1141" w:hanging="720"/>
        <w:rPr/>
      </w:pPr>
      <w:r w:rsidDel="00000000" w:rsidR="00000000" w:rsidRPr="00000000">
        <w:rPr>
          <w:b w:val="1"/>
          <w:rtl w:val="0"/>
        </w:rPr>
        <w:t xml:space="preserve">IDEATION PROPOSED SOLUTION </w:t>
      </w:r>
      <w:r w:rsidDel="00000000" w:rsidR="00000000" w:rsidRPr="00000000">
        <w:rPr>
          <w:rtl w:val="0"/>
        </w:rPr>
      </w:r>
    </w:p>
    <w:p w:rsidR="00000000" w:rsidDel="00000000" w:rsidP="00000000" w:rsidRDefault="00000000" w:rsidRPr="00000000" w14:paraId="00000027">
      <w:pPr>
        <w:numPr>
          <w:ilvl w:val="1"/>
          <w:numId w:val="7"/>
        </w:numPr>
        <w:spacing w:after="35" w:lineRule="auto"/>
        <w:ind w:left="2186" w:right="881" w:hanging="362.00000000000017"/>
        <w:rPr/>
      </w:pPr>
      <w:r w:rsidDel="00000000" w:rsidR="00000000" w:rsidRPr="00000000">
        <w:rPr>
          <w:rtl w:val="0"/>
        </w:rPr>
        <w:t xml:space="preserve">Empathy Map Canvas </w:t>
      </w:r>
    </w:p>
    <w:p w:rsidR="00000000" w:rsidDel="00000000" w:rsidP="00000000" w:rsidRDefault="00000000" w:rsidRPr="00000000" w14:paraId="00000028">
      <w:pPr>
        <w:numPr>
          <w:ilvl w:val="1"/>
          <w:numId w:val="7"/>
        </w:numPr>
        <w:spacing w:after="63" w:lineRule="auto"/>
        <w:ind w:left="2186" w:right="881" w:hanging="362.00000000000017"/>
        <w:rPr/>
      </w:pPr>
      <w:r w:rsidDel="00000000" w:rsidR="00000000" w:rsidRPr="00000000">
        <w:rPr>
          <w:rtl w:val="0"/>
        </w:rPr>
        <w:t xml:space="preserve">Ideation &amp; Brainstorming </w:t>
      </w:r>
    </w:p>
    <w:p w:rsidR="00000000" w:rsidDel="00000000" w:rsidP="00000000" w:rsidRDefault="00000000" w:rsidRPr="00000000" w14:paraId="00000029">
      <w:pPr>
        <w:numPr>
          <w:ilvl w:val="0"/>
          <w:numId w:val="7"/>
        </w:numPr>
        <w:spacing w:after="114" w:line="250" w:lineRule="auto"/>
        <w:ind w:left="2175" w:right="1141" w:hanging="720"/>
        <w:rPr/>
      </w:pPr>
      <w:r w:rsidDel="00000000" w:rsidR="00000000" w:rsidRPr="00000000">
        <w:rPr>
          <w:b w:val="1"/>
          <w:rtl w:val="0"/>
        </w:rPr>
        <w:t xml:space="preserve">REQUIREMENT ANALYSIS </w:t>
      </w:r>
      <w:r w:rsidDel="00000000" w:rsidR="00000000" w:rsidRPr="00000000">
        <w:rPr>
          <w:rtl w:val="0"/>
        </w:rPr>
      </w:r>
    </w:p>
    <w:p w:rsidR="00000000" w:rsidDel="00000000" w:rsidP="00000000" w:rsidRDefault="00000000" w:rsidRPr="00000000" w14:paraId="0000002A">
      <w:pPr>
        <w:numPr>
          <w:ilvl w:val="1"/>
          <w:numId w:val="7"/>
        </w:numPr>
        <w:spacing w:after="34" w:lineRule="auto"/>
        <w:ind w:left="2186" w:right="881" w:hanging="362.00000000000017"/>
        <w:rPr/>
      </w:pPr>
      <w:r w:rsidDel="00000000" w:rsidR="00000000" w:rsidRPr="00000000">
        <w:rPr>
          <w:rtl w:val="0"/>
        </w:rPr>
        <w:t xml:space="preserve">Functional requirement </w:t>
      </w:r>
    </w:p>
    <w:p w:rsidR="00000000" w:rsidDel="00000000" w:rsidP="00000000" w:rsidRDefault="00000000" w:rsidRPr="00000000" w14:paraId="0000002B">
      <w:pPr>
        <w:numPr>
          <w:ilvl w:val="1"/>
          <w:numId w:val="7"/>
        </w:numPr>
        <w:spacing w:after="63" w:lineRule="auto"/>
        <w:ind w:left="2186" w:right="881" w:hanging="362.00000000000017"/>
        <w:rPr/>
      </w:pPr>
      <w:r w:rsidDel="00000000" w:rsidR="00000000" w:rsidRPr="00000000">
        <w:rPr>
          <w:rtl w:val="0"/>
        </w:rPr>
        <w:t xml:space="preserve">Non-Functional requirements </w:t>
      </w:r>
    </w:p>
    <w:p w:rsidR="00000000" w:rsidDel="00000000" w:rsidP="00000000" w:rsidRDefault="00000000" w:rsidRPr="00000000" w14:paraId="0000002C">
      <w:pPr>
        <w:numPr>
          <w:ilvl w:val="0"/>
          <w:numId w:val="7"/>
        </w:numPr>
        <w:spacing w:after="116" w:line="250" w:lineRule="auto"/>
        <w:ind w:left="2175" w:right="1141" w:hanging="720"/>
        <w:rPr/>
      </w:pPr>
      <w:r w:rsidDel="00000000" w:rsidR="00000000" w:rsidRPr="00000000">
        <w:rPr>
          <w:b w:val="1"/>
          <w:rtl w:val="0"/>
        </w:rPr>
        <w:t xml:space="preserve">PROJECT DESIGN </w:t>
      </w:r>
      <w:r w:rsidDel="00000000" w:rsidR="00000000" w:rsidRPr="00000000">
        <w:rPr>
          <w:rtl w:val="0"/>
        </w:rPr>
      </w:r>
    </w:p>
    <w:p w:rsidR="00000000" w:rsidDel="00000000" w:rsidP="00000000" w:rsidRDefault="00000000" w:rsidRPr="00000000" w14:paraId="0000002D">
      <w:pPr>
        <w:numPr>
          <w:ilvl w:val="1"/>
          <w:numId w:val="7"/>
        </w:numPr>
        <w:spacing w:after="31" w:lineRule="auto"/>
        <w:ind w:left="2186" w:right="881" w:hanging="362.00000000000017"/>
        <w:rPr/>
      </w:pPr>
      <w:r w:rsidDel="00000000" w:rsidR="00000000" w:rsidRPr="00000000">
        <w:rPr>
          <w:rtl w:val="0"/>
        </w:rPr>
        <w:t xml:space="preserve">Data Flow Diagram &amp; User Stories </w:t>
      </w:r>
    </w:p>
    <w:p w:rsidR="00000000" w:rsidDel="00000000" w:rsidP="00000000" w:rsidRDefault="00000000" w:rsidRPr="00000000" w14:paraId="0000002E">
      <w:pPr>
        <w:numPr>
          <w:ilvl w:val="1"/>
          <w:numId w:val="7"/>
        </w:numPr>
        <w:spacing w:after="64" w:lineRule="auto"/>
        <w:ind w:left="2186" w:right="881" w:hanging="362.00000000000017"/>
        <w:rPr/>
      </w:pPr>
      <w:r w:rsidDel="00000000" w:rsidR="00000000" w:rsidRPr="00000000">
        <w:rPr>
          <w:rtl w:val="0"/>
        </w:rPr>
        <w:t xml:space="preserve">Solution Architecture </w:t>
      </w:r>
    </w:p>
    <w:p w:rsidR="00000000" w:rsidDel="00000000" w:rsidP="00000000" w:rsidRDefault="00000000" w:rsidRPr="00000000" w14:paraId="0000002F">
      <w:pPr>
        <w:numPr>
          <w:ilvl w:val="0"/>
          <w:numId w:val="7"/>
        </w:numPr>
        <w:spacing w:after="115" w:line="250" w:lineRule="auto"/>
        <w:ind w:left="2175" w:right="1141" w:hanging="720"/>
        <w:rPr/>
      </w:pPr>
      <w:r w:rsidDel="00000000" w:rsidR="00000000" w:rsidRPr="00000000">
        <w:rPr>
          <w:b w:val="1"/>
          <w:rtl w:val="0"/>
        </w:rPr>
        <w:t xml:space="preserve">PROJECT PLANNING &amp; SCHEDULING </w:t>
      </w:r>
      <w:r w:rsidDel="00000000" w:rsidR="00000000" w:rsidRPr="00000000">
        <w:rPr>
          <w:rtl w:val="0"/>
        </w:rPr>
      </w:r>
    </w:p>
    <w:p w:rsidR="00000000" w:rsidDel="00000000" w:rsidP="00000000" w:rsidRDefault="00000000" w:rsidRPr="00000000" w14:paraId="00000030">
      <w:pPr>
        <w:numPr>
          <w:ilvl w:val="1"/>
          <w:numId w:val="7"/>
        </w:numPr>
        <w:spacing w:after="32" w:lineRule="auto"/>
        <w:ind w:left="2186" w:right="881" w:hanging="362.00000000000017"/>
        <w:rPr/>
      </w:pPr>
      <w:r w:rsidDel="00000000" w:rsidR="00000000" w:rsidRPr="00000000">
        <w:rPr>
          <w:rtl w:val="0"/>
        </w:rPr>
        <w:t xml:space="preserve">Technical Architecture </w:t>
      </w:r>
    </w:p>
    <w:p w:rsidR="00000000" w:rsidDel="00000000" w:rsidP="00000000" w:rsidRDefault="00000000" w:rsidRPr="00000000" w14:paraId="00000031">
      <w:pPr>
        <w:numPr>
          <w:ilvl w:val="1"/>
          <w:numId w:val="7"/>
        </w:numPr>
        <w:spacing w:after="34" w:lineRule="auto"/>
        <w:ind w:left="2186" w:right="881" w:hanging="362.00000000000017"/>
        <w:rPr/>
      </w:pPr>
      <w:r w:rsidDel="00000000" w:rsidR="00000000" w:rsidRPr="00000000">
        <w:rPr>
          <w:rtl w:val="0"/>
        </w:rPr>
        <w:t xml:space="preserve">Sprint Planning &amp; Estimation </w:t>
      </w:r>
    </w:p>
    <w:p w:rsidR="00000000" w:rsidDel="00000000" w:rsidP="00000000" w:rsidRDefault="00000000" w:rsidRPr="00000000" w14:paraId="00000032">
      <w:pPr>
        <w:numPr>
          <w:ilvl w:val="1"/>
          <w:numId w:val="7"/>
        </w:numPr>
        <w:spacing w:after="64" w:lineRule="auto"/>
        <w:ind w:left="2186" w:right="881" w:hanging="362.00000000000017"/>
        <w:rPr/>
      </w:pPr>
      <w:r w:rsidDel="00000000" w:rsidR="00000000" w:rsidRPr="00000000">
        <w:rPr>
          <w:rtl w:val="0"/>
        </w:rPr>
        <w:t xml:space="preserve">Sprint Delivery Schedule </w:t>
      </w:r>
    </w:p>
    <w:p w:rsidR="00000000" w:rsidDel="00000000" w:rsidP="00000000" w:rsidRDefault="00000000" w:rsidRPr="00000000" w14:paraId="00000033">
      <w:pPr>
        <w:numPr>
          <w:ilvl w:val="0"/>
          <w:numId w:val="7"/>
        </w:numPr>
        <w:spacing w:after="117" w:line="250" w:lineRule="auto"/>
        <w:ind w:left="2175" w:right="1141" w:hanging="720"/>
        <w:rPr/>
      </w:pPr>
      <w:r w:rsidDel="00000000" w:rsidR="00000000" w:rsidRPr="00000000">
        <w:rPr>
          <w:b w:val="1"/>
          <w:rtl w:val="0"/>
        </w:rPr>
        <w:t xml:space="preserve">CODING &amp; SOLUTIONING (Explain the features added in the project along with code) </w:t>
      </w:r>
      <w:r w:rsidDel="00000000" w:rsidR="00000000" w:rsidRPr="00000000">
        <w:rPr>
          <w:rtl w:val="0"/>
        </w:rPr>
      </w:r>
    </w:p>
    <w:p w:rsidR="00000000" w:rsidDel="00000000" w:rsidP="00000000" w:rsidRDefault="00000000" w:rsidRPr="00000000" w14:paraId="00000034">
      <w:pPr>
        <w:numPr>
          <w:ilvl w:val="1"/>
          <w:numId w:val="7"/>
        </w:numPr>
        <w:spacing w:after="37" w:lineRule="auto"/>
        <w:ind w:left="2186" w:right="881" w:hanging="362.00000000000017"/>
        <w:rPr/>
      </w:pPr>
      <w:r w:rsidDel="00000000" w:rsidR="00000000" w:rsidRPr="00000000">
        <w:rPr>
          <w:rtl w:val="0"/>
        </w:rPr>
        <w:t xml:space="preserve">Feature1 </w:t>
      </w:r>
    </w:p>
    <w:p w:rsidR="00000000" w:rsidDel="00000000" w:rsidP="00000000" w:rsidRDefault="00000000" w:rsidRPr="00000000" w14:paraId="00000035">
      <w:pPr>
        <w:numPr>
          <w:ilvl w:val="1"/>
          <w:numId w:val="7"/>
        </w:numPr>
        <w:spacing w:after="35" w:lineRule="auto"/>
        <w:ind w:left="2186" w:right="881" w:hanging="362.00000000000017"/>
        <w:rPr/>
      </w:pPr>
      <w:r w:rsidDel="00000000" w:rsidR="00000000" w:rsidRPr="00000000">
        <w:rPr>
          <w:rtl w:val="0"/>
        </w:rPr>
        <w:t xml:space="preserve">Feature2 </w:t>
      </w:r>
    </w:p>
    <w:p w:rsidR="00000000" w:rsidDel="00000000" w:rsidP="00000000" w:rsidRDefault="00000000" w:rsidRPr="00000000" w14:paraId="00000036">
      <w:pPr>
        <w:numPr>
          <w:ilvl w:val="1"/>
          <w:numId w:val="7"/>
        </w:numPr>
        <w:spacing w:after="65" w:lineRule="auto"/>
        <w:ind w:left="2186" w:right="881" w:hanging="362.00000000000017"/>
        <w:rPr/>
      </w:pPr>
      <w:r w:rsidDel="00000000" w:rsidR="00000000" w:rsidRPr="00000000">
        <w:rPr>
          <w:rtl w:val="0"/>
        </w:rPr>
        <w:t xml:space="preserve">Database Schema (if Applicable) </w:t>
      </w:r>
    </w:p>
    <w:p w:rsidR="00000000" w:rsidDel="00000000" w:rsidP="00000000" w:rsidRDefault="00000000" w:rsidRPr="00000000" w14:paraId="00000037">
      <w:pPr>
        <w:numPr>
          <w:ilvl w:val="0"/>
          <w:numId w:val="7"/>
        </w:numPr>
        <w:spacing w:after="113" w:line="250" w:lineRule="auto"/>
        <w:ind w:left="2175" w:right="1141" w:hanging="720"/>
        <w:rPr/>
      </w:pPr>
      <w:r w:rsidDel="00000000" w:rsidR="00000000" w:rsidRPr="00000000">
        <w:rPr>
          <w:b w:val="1"/>
          <w:rtl w:val="0"/>
        </w:rPr>
        <w:t xml:space="preserve">PERFORMANCE TESTING </w:t>
      </w:r>
      <w:r w:rsidDel="00000000" w:rsidR="00000000" w:rsidRPr="00000000">
        <w:rPr>
          <w:rtl w:val="0"/>
        </w:rPr>
      </w:r>
    </w:p>
    <w:p w:rsidR="00000000" w:rsidDel="00000000" w:rsidP="00000000" w:rsidRDefault="00000000" w:rsidRPr="00000000" w14:paraId="00000038">
      <w:pPr>
        <w:numPr>
          <w:ilvl w:val="1"/>
          <w:numId w:val="7"/>
        </w:numPr>
        <w:spacing w:after="65" w:lineRule="auto"/>
        <w:ind w:left="2186" w:right="881" w:hanging="362.00000000000017"/>
        <w:rPr/>
      </w:pPr>
      <w:r w:rsidDel="00000000" w:rsidR="00000000" w:rsidRPr="00000000">
        <w:rPr>
          <w:rtl w:val="0"/>
        </w:rPr>
        <w:t xml:space="preserve">Performance Metrics </w:t>
      </w:r>
    </w:p>
    <w:p w:rsidR="00000000" w:rsidDel="00000000" w:rsidP="00000000" w:rsidRDefault="00000000" w:rsidRPr="00000000" w14:paraId="00000039">
      <w:pPr>
        <w:numPr>
          <w:ilvl w:val="0"/>
          <w:numId w:val="7"/>
        </w:numPr>
        <w:spacing w:after="113" w:line="250" w:lineRule="auto"/>
        <w:ind w:left="2175" w:right="1141" w:hanging="720"/>
        <w:rPr/>
      </w:pPr>
      <w:r w:rsidDel="00000000" w:rsidR="00000000" w:rsidRPr="00000000">
        <w:rPr>
          <w:b w:val="1"/>
          <w:rtl w:val="0"/>
        </w:rPr>
        <w:t xml:space="preserve">RESULTS </w:t>
      </w:r>
      <w:r w:rsidDel="00000000" w:rsidR="00000000" w:rsidRPr="00000000">
        <w:rPr>
          <w:rtl w:val="0"/>
        </w:rPr>
      </w:r>
    </w:p>
    <w:p w:rsidR="00000000" w:rsidDel="00000000" w:rsidP="00000000" w:rsidRDefault="00000000" w:rsidRPr="00000000" w14:paraId="0000003A">
      <w:pPr>
        <w:numPr>
          <w:ilvl w:val="1"/>
          <w:numId w:val="7"/>
        </w:numPr>
        <w:spacing w:after="155" w:lineRule="auto"/>
        <w:ind w:left="2186" w:right="881" w:hanging="362.00000000000017"/>
        <w:rPr/>
      </w:pPr>
      <w:r w:rsidDel="00000000" w:rsidR="00000000" w:rsidRPr="00000000">
        <w:rPr>
          <w:rtl w:val="0"/>
        </w:rPr>
        <w:t xml:space="preserve">Output Screenshots </w:t>
      </w:r>
    </w:p>
    <w:p w:rsidR="00000000" w:rsidDel="00000000" w:rsidP="00000000" w:rsidRDefault="00000000" w:rsidRPr="00000000" w14:paraId="0000003B">
      <w:pPr>
        <w:numPr>
          <w:ilvl w:val="0"/>
          <w:numId w:val="7"/>
        </w:numPr>
        <w:spacing w:after="149" w:line="250" w:lineRule="auto"/>
        <w:ind w:left="2175" w:right="1141" w:hanging="720"/>
        <w:rPr/>
      </w:pPr>
      <w:r w:rsidDel="00000000" w:rsidR="00000000" w:rsidRPr="00000000">
        <w:rPr>
          <w:b w:val="1"/>
          <w:rtl w:val="0"/>
        </w:rPr>
        <w:t xml:space="preserve">ADVANTAGES &amp; DISADVANTAGES </w:t>
      </w:r>
      <w:r w:rsidDel="00000000" w:rsidR="00000000" w:rsidRPr="00000000">
        <w:rPr>
          <w:rtl w:val="0"/>
        </w:rPr>
      </w:r>
    </w:p>
    <w:p w:rsidR="00000000" w:rsidDel="00000000" w:rsidP="00000000" w:rsidRDefault="00000000" w:rsidRPr="00000000" w14:paraId="0000003C">
      <w:pPr>
        <w:numPr>
          <w:ilvl w:val="0"/>
          <w:numId w:val="7"/>
        </w:numPr>
        <w:spacing w:after="149" w:line="250" w:lineRule="auto"/>
        <w:ind w:left="2175" w:right="1141" w:hanging="720"/>
        <w:rPr/>
      </w:pPr>
      <w:r w:rsidDel="00000000" w:rsidR="00000000" w:rsidRPr="00000000">
        <w:rPr>
          <w:b w:val="1"/>
          <w:rtl w:val="0"/>
        </w:rPr>
        <w:t xml:space="preserve">CONCLUSION </w:t>
      </w:r>
      <w:r w:rsidDel="00000000" w:rsidR="00000000" w:rsidRPr="00000000">
        <w:rPr>
          <w:rtl w:val="0"/>
        </w:rPr>
      </w:r>
    </w:p>
    <w:p w:rsidR="00000000" w:rsidDel="00000000" w:rsidP="00000000" w:rsidRDefault="00000000" w:rsidRPr="00000000" w14:paraId="0000003D">
      <w:pPr>
        <w:numPr>
          <w:ilvl w:val="0"/>
          <w:numId w:val="7"/>
        </w:numPr>
        <w:spacing w:after="146" w:line="250" w:lineRule="auto"/>
        <w:ind w:left="2175" w:right="1141" w:hanging="720"/>
        <w:rPr/>
      </w:pPr>
      <w:r w:rsidDel="00000000" w:rsidR="00000000" w:rsidRPr="00000000">
        <w:rPr>
          <w:b w:val="1"/>
          <w:rtl w:val="0"/>
        </w:rPr>
        <w:t xml:space="preserve">FUTURESCOPE </w:t>
      </w:r>
      <w:r w:rsidDel="00000000" w:rsidR="00000000" w:rsidRPr="00000000">
        <w:rPr>
          <w:rtl w:val="0"/>
        </w:rPr>
      </w:r>
    </w:p>
    <w:p w:rsidR="00000000" w:rsidDel="00000000" w:rsidP="00000000" w:rsidRDefault="00000000" w:rsidRPr="00000000" w14:paraId="0000003E">
      <w:pPr>
        <w:numPr>
          <w:ilvl w:val="0"/>
          <w:numId w:val="7"/>
        </w:numPr>
        <w:spacing w:after="107" w:line="250" w:lineRule="auto"/>
        <w:ind w:left="2175" w:right="1141" w:hanging="720"/>
        <w:rPr/>
      </w:pPr>
      <w:r w:rsidDel="00000000" w:rsidR="00000000" w:rsidRPr="00000000">
        <w:rPr>
          <w:b w:val="1"/>
          <w:rtl w:val="0"/>
        </w:rPr>
        <w:t xml:space="preserve">APPENDIX </w:t>
      </w:r>
      <w:r w:rsidDel="00000000" w:rsidR="00000000" w:rsidRPr="00000000">
        <w:rPr>
          <w:rtl w:val="0"/>
        </w:rPr>
      </w:r>
    </w:p>
    <w:p w:rsidR="00000000" w:rsidDel="00000000" w:rsidP="00000000" w:rsidRDefault="00000000" w:rsidRPr="00000000" w14:paraId="0000003F">
      <w:pPr>
        <w:spacing w:after="105" w:lineRule="auto"/>
        <w:ind w:left="1832" w:right="881" w:firstLine="1942"/>
        <w:rPr/>
      </w:pPr>
      <w:r w:rsidDel="00000000" w:rsidR="00000000" w:rsidRPr="00000000">
        <w:rPr>
          <w:rtl w:val="0"/>
        </w:rPr>
        <w:t xml:space="preserve">Source Code </w:t>
      </w:r>
    </w:p>
    <w:p w:rsidR="00000000" w:rsidDel="00000000" w:rsidP="00000000" w:rsidRDefault="00000000" w:rsidRPr="00000000" w14:paraId="00000040">
      <w:pPr>
        <w:spacing w:after="108" w:lineRule="auto"/>
        <w:ind w:left="1832" w:right="881" w:firstLine="1942"/>
        <w:rPr/>
      </w:pPr>
      <w:r w:rsidDel="00000000" w:rsidR="00000000" w:rsidRPr="00000000">
        <w:rPr>
          <w:rtl w:val="0"/>
        </w:rPr>
        <w:t xml:space="preserve">GitHub &amp; Project Demo Link </w:t>
      </w:r>
    </w:p>
    <w:p w:rsidR="00000000" w:rsidDel="00000000" w:rsidP="00000000" w:rsidRDefault="00000000" w:rsidRPr="00000000" w14:paraId="00000041">
      <w:pPr>
        <w:spacing w:after="0" w:line="259" w:lineRule="auto"/>
        <w:ind w:left="1822" w:firstLine="0"/>
        <w:rPr/>
      </w:pPr>
      <w:r w:rsidDel="00000000" w:rsidR="00000000" w:rsidRPr="00000000">
        <w:rPr>
          <w:rtl w:val="0"/>
        </w:rPr>
        <w:t xml:space="preserve"> </w:t>
      </w:r>
    </w:p>
    <w:p w:rsidR="00000000" w:rsidDel="00000000" w:rsidP="00000000" w:rsidRDefault="00000000" w:rsidRPr="00000000" w14:paraId="00000042">
      <w:pPr>
        <w:spacing w:after="181" w:line="259" w:lineRule="auto"/>
        <w:ind w:left="24" w:firstLine="1942"/>
        <w:rPr/>
      </w:pPr>
      <w:r w:rsidDel="00000000" w:rsidR="00000000" w:rsidRPr="00000000">
        <w:rPr>
          <w:b w:val="1"/>
          <w:sz w:val="36"/>
          <w:szCs w:val="36"/>
          <w:rtl w:val="0"/>
        </w:rPr>
        <w:t xml:space="preserve">1.INTRODUCTION </w:t>
      </w:r>
      <w:r w:rsidDel="00000000" w:rsidR="00000000" w:rsidRPr="00000000">
        <w:rPr>
          <w:rtl w:val="0"/>
        </w:rPr>
      </w:r>
    </w:p>
    <w:p w:rsidR="00000000" w:rsidDel="00000000" w:rsidP="00000000" w:rsidRDefault="00000000" w:rsidRPr="00000000" w14:paraId="00000043">
      <w:pPr>
        <w:numPr>
          <w:ilvl w:val="1"/>
          <w:numId w:val="8"/>
        </w:numPr>
        <w:spacing w:after="234" w:line="259" w:lineRule="auto"/>
        <w:ind w:left="629" w:hanging="480"/>
        <w:rPr/>
      </w:pPr>
      <w:r w:rsidDel="00000000" w:rsidR="00000000" w:rsidRPr="00000000">
        <w:rPr>
          <w:b w:val="1"/>
          <w:sz w:val="32"/>
          <w:szCs w:val="32"/>
          <w:rtl w:val="0"/>
        </w:rPr>
        <w:t xml:space="preserve">Project Overview:  </w:t>
      </w:r>
      <w:r w:rsidDel="00000000" w:rsidR="00000000" w:rsidRPr="00000000">
        <w:rPr>
          <w:rtl w:val="0"/>
        </w:rPr>
      </w:r>
    </w:p>
    <w:p w:rsidR="00000000" w:rsidDel="00000000" w:rsidP="00000000" w:rsidRDefault="00000000" w:rsidRPr="00000000" w14:paraId="00000044">
      <w:pPr>
        <w:spacing w:after="116" w:line="259" w:lineRule="auto"/>
        <w:ind w:left="591" w:firstLine="0"/>
        <w:rPr>
          <w:b w:val="1"/>
          <w:sz w:val="36"/>
          <w:szCs w:val="36"/>
        </w:rPr>
      </w:pPr>
      <w:r w:rsidDel="00000000" w:rsidR="00000000" w:rsidRPr="00000000">
        <w:rPr>
          <w:b w:val="1"/>
          <w:sz w:val="36"/>
          <w:szCs w:val="36"/>
          <w:rtl w:val="0"/>
        </w:rPr>
        <w:t xml:space="preserve">Tracking Public Infrastructure and Toll Payments </w:t>
      </w:r>
    </w:p>
    <w:p w:rsidR="00000000" w:rsidDel="00000000" w:rsidP="00000000" w:rsidRDefault="00000000" w:rsidRPr="00000000" w14:paraId="00000045">
      <w:pPr>
        <w:spacing w:after="116" w:line="259" w:lineRule="auto"/>
        <w:ind w:left="591" w:firstLine="0"/>
        <w:rPr>
          <w:b w:val="1"/>
          <w:sz w:val="36"/>
          <w:szCs w:val="36"/>
        </w:rPr>
      </w:pPr>
      <w:r w:rsidDel="00000000" w:rsidR="00000000" w:rsidRPr="00000000">
        <w:rPr>
          <w:b w:val="1"/>
          <w:sz w:val="36"/>
          <w:szCs w:val="36"/>
          <w:rtl w:val="0"/>
        </w:rPr>
        <w:t xml:space="preserve">                       Using Blockchain</w:t>
      </w:r>
    </w:p>
    <w:p w:rsidR="00000000" w:rsidDel="00000000" w:rsidP="00000000" w:rsidRDefault="00000000" w:rsidRPr="00000000" w14:paraId="00000046">
      <w:pPr>
        <w:spacing w:after="0" w:line="360" w:lineRule="auto"/>
        <w:ind w:left="581" w:right="2553" w:firstLine="0"/>
        <w:rPr>
          <w:shd w:fill="fcfcf9" w:val="clear"/>
        </w:rPr>
      </w:pPr>
      <w:r w:rsidDel="00000000" w:rsidR="00000000" w:rsidRPr="00000000">
        <w:rPr>
          <w:shd w:fill="fcfcf9" w:val="clear"/>
          <w:rtl w:val="0"/>
        </w:rPr>
        <w:t xml:space="preserve">The project aims to leverage blockchain technology to enhance the tracking of public infrastructure and streamline toll payments. By integrating the security, transparency, and efficiency of decentralized ledgers, this initiative seeks to address challenges in traditional toll collection systems and improve overall infrastructure management.</w:t>
      </w:r>
    </w:p>
    <w:p w:rsidR="00000000" w:rsidDel="00000000" w:rsidP="00000000" w:rsidRDefault="00000000" w:rsidRPr="00000000" w14:paraId="00000047">
      <w:pPr>
        <w:spacing w:after="0" w:line="360" w:lineRule="auto"/>
        <w:ind w:left="581" w:right="2553" w:firstLine="0"/>
        <w:rPr>
          <w:shd w:fill="fcfcf9" w:val="clear"/>
        </w:rPr>
      </w:pPr>
      <w:r w:rsidDel="00000000" w:rsidR="00000000" w:rsidRPr="00000000">
        <w:rPr>
          <w:rtl w:val="0"/>
        </w:rPr>
      </w:r>
    </w:p>
    <w:p w:rsidR="00000000" w:rsidDel="00000000" w:rsidP="00000000" w:rsidRDefault="00000000" w:rsidRPr="00000000" w14:paraId="00000048">
      <w:pPr>
        <w:spacing w:after="0" w:line="360" w:lineRule="auto"/>
        <w:ind w:left="581" w:right="2553" w:firstLine="0"/>
        <w:jc w:val="both"/>
        <w:rPr>
          <w:shd w:fill="fcfcf9" w:val="clear"/>
        </w:rPr>
      </w:pPr>
      <w:r w:rsidDel="00000000" w:rsidR="00000000" w:rsidRPr="00000000">
        <w:rPr>
          <w:shd w:fill="fcfcf9" w:val="clear"/>
          <w:rtl w:val="0"/>
        </w:rPr>
        <w:t xml:space="preserve">As the project unfolds, it will contribute to the development of a trusted digital platform for infrastructure management and payment systems, paving the way for future innovations in the field of public infrastructure and transportation.</w:t>
      </w:r>
    </w:p>
    <w:p w:rsidR="00000000" w:rsidDel="00000000" w:rsidP="00000000" w:rsidRDefault="00000000" w:rsidRPr="00000000" w14:paraId="00000049">
      <w:pPr>
        <w:spacing w:after="0" w:line="360" w:lineRule="auto"/>
        <w:ind w:left="581" w:right="2553" w:firstLine="0"/>
        <w:jc w:val="both"/>
        <w:rPr>
          <w:shd w:fill="fcfcf9" w:val="clear"/>
        </w:rPr>
      </w:pPr>
      <w:r w:rsidDel="00000000" w:rsidR="00000000" w:rsidRPr="00000000">
        <w:rPr>
          <w:rtl w:val="0"/>
        </w:rPr>
      </w:r>
    </w:p>
    <w:p w:rsidR="00000000" w:rsidDel="00000000" w:rsidP="00000000" w:rsidRDefault="00000000" w:rsidRPr="00000000" w14:paraId="0000004A">
      <w:pPr>
        <w:spacing w:after="0" w:line="259" w:lineRule="auto"/>
        <w:ind w:left="0" w:right="2553" w:firstLine="0"/>
        <w:rPr/>
      </w:pPr>
      <w:r w:rsidDel="00000000" w:rsidR="00000000" w:rsidRPr="00000000">
        <w:rPr/>
        <w:drawing>
          <wp:inline distB="0" distT="0" distL="0" distR="0">
            <wp:extent cx="4984496" cy="4402455"/>
            <wp:effectExtent b="0" l="0" r="0" t="0"/>
            <wp:docPr id="50614"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984496" cy="440245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2790" w:right="881" w:firstLine="0"/>
        <w:rPr/>
      </w:pPr>
      <w:r w:rsidDel="00000000" w:rsidR="00000000" w:rsidRPr="00000000">
        <w:rPr>
          <w:rtl w:val="0"/>
        </w:rPr>
        <w:t xml:space="preserve">Fig:Solution Architecture Diagram </w:t>
      </w:r>
    </w:p>
    <w:p w:rsidR="00000000" w:rsidDel="00000000" w:rsidP="00000000" w:rsidRDefault="00000000" w:rsidRPr="00000000" w14:paraId="0000004C">
      <w:pPr>
        <w:ind w:left="2790" w:right="881" w:firstLine="1942"/>
        <w:rPr/>
      </w:pPr>
      <w:r w:rsidDel="00000000" w:rsidR="00000000" w:rsidRPr="00000000">
        <w:rPr>
          <w:rtl w:val="0"/>
        </w:rPr>
      </w:r>
    </w:p>
    <w:p w:rsidR="00000000" w:rsidDel="00000000" w:rsidP="00000000" w:rsidRDefault="00000000" w:rsidRPr="00000000" w14:paraId="0000004D">
      <w:pPr>
        <w:numPr>
          <w:ilvl w:val="1"/>
          <w:numId w:val="8"/>
        </w:numPr>
        <w:spacing w:after="4" w:line="259" w:lineRule="auto"/>
        <w:ind w:left="629" w:hanging="480"/>
        <w:rPr/>
      </w:pPr>
      <w:r w:rsidDel="00000000" w:rsidR="00000000" w:rsidRPr="00000000">
        <w:rPr>
          <w:b w:val="1"/>
          <w:sz w:val="32"/>
          <w:szCs w:val="32"/>
          <w:rtl w:val="0"/>
        </w:rPr>
        <w:t xml:space="preserve">Purpose: </w:t>
      </w:r>
      <w:r w:rsidDel="00000000" w:rsidR="00000000" w:rsidRPr="00000000">
        <w:rPr>
          <w:rtl w:val="0"/>
        </w:rPr>
      </w:r>
    </w:p>
    <w:p w:rsidR="00000000" w:rsidDel="00000000" w:rsidP="00000000" w:rsidRDefault="00000000" w:rsidRPr="00000000" w14:paraId="0000004E">
      <w:pPr>
        <w:spacing w:after="124"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4F">
      <w:pPr>
        <w:spacing w:after="76" w:lineRule="auto"/>
        <w:ind w:left="166" w:right="274" w:firstLine="1942"/>
        <w:rPr/>
      </w:pPr>
      <w:r w:rsidDel="00000000" w:rsidR="00000000" w:rsidRPr="00000000">
        <w:rPr>
          <w:rtl w:val="0"/>
        </w:rPr>
        <w:t xml:space="preserve"> The blockchain-based </w:t>
      </w:r>
      <w:r w:rsidDel="00000000" w:rsidR="00000000" w:rsidRPr="00000000">
        <w:rPr>
          <w:rtl w:val="0"/>
        </w:rPr>
        <w:t xml:space="preserve">Tracking Public Infrastructure and Toll Payments </w:t>
      </w:r>
      <w:r w:rsidDel="00000000" w:rsidR="00000000" w:rsidRPr="00000000">
        <w:rPr>
          <w:rtl w:val="0"/>
        </w:rPr>
        <w:t xml:space="preserve">can offer several advantages and purposes when compared to traditional methods of tracking and toll payments. Here are some of the key purposes and benefits: </w:t>
      </w:r>
    </w:p>
    <w:p w:rsidR="00000000" w:rsidDel="00000000" w:rsidP="00000000" w:rsidRDefault="00000000" w:rsidRPr="00000000" w14:paraId="00000050">
      <w:pPr>
        <w:spacing w:after="62" w:line="259" w:lineRule="auto"/>
        <w:ind w:left="156" w:firstLine="0"/>
        <w:rPr/>
      </w:pPr>
      <w:r w:rsidDel="00000000" w:rsidR="00000000" w:rsidRPr="00000000">
        <w:rPr>
          <w:rtl w:val="0"/>
        </w:rPr>
        <w:t xml:space="preserve"> </w:t>
      </w:r>
    </w:p>
    <w:p w:rsidR="00000000" w:rsidDel="00000000" w:rsidP="00000000" w:rsidRDefault="00000000" w:rsidRPr="00000000" w14:paraId="00000051">
      <w:pPr>
        <w:numPr>
          <w:ilvl w:val="0"/>
          <w:numId w:val="5"/>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120" w:line="259" w:lineRule="auto"/>
        <w:ind w:left="720" w:hanging="360"/>
        <w:rPr>
          <w:color w:val="000000"/>
          <w:sz w:val="28"/>
          <w:szCs w:val="28"/>
        </w:rPr>
      </w:pPr>
      <w:r w:rsidDel="00000000" w:rsidR="00000000" w:rsidRPr="00000000">
        <w:rPr>
          <w:b w:val="1"/>
          <w:sz w:val="30"/>
          <w:szCs w:val="30"/>
          <w:rtl w:val="0"/>
        </w:rPr>
        <w:t xml:space="preserve">Secure and transparent transactions:</w:t>
      </w:r>
      <w:r w:rsidDel="00000000" w:rsidR="00000000" w:rsidRPr="00000000">
        <w:rPr>
          <w:rtl w:val="0"/>
        </w:rPr>
        <w:t xml:space="preserve"> Blockchain provides a secure and transparent mechanism for making, recording, and verifying toll transactions. This feature enhances the trust and reliability of the toll collection process, reducing the potential for fraud and errors.</w:t>
      </w:r>
    </w:p>
    <w:p w:rsidR="00000000" w:rsidDel="00000000" w:rsidP="00000000" w:rsidRDefault="00000000" w:rsidRPr="00000000" w14:paraId="00000052">
      <w:pPr>
        <w:numPr>
          <w:ilvl w:val="0"/>
          <w:numId w:val="5"/>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259" w:lineRule="auto"/>
        <w:ind w:left="720" w:hanging="360"/>
        <w:rPr>
          <w:color w:val="000000"/>
          <w:sz w:val="28"/>
          <w:szCs w:val="28"/>
        </w:rPr>
      </w:pPr>
      <w:r w:rsidDel="00000000" w:rsidR="00000000" w:rsidRPr="00000000">
        <w:rPr>
          <w:b w:val="1"/>
          <w:sz w:val="30"/>
          <w:szCs w:val="30"/>
          <w:rtl w:val="0"/>
        </w:rPr>
        <w:t xml:space="preserve">Efficient toll collection:</w:t>
      </w:r>
      <w:r w:rsidDel="00000000" w:rsidR="00000000" w:rsidRPr="00000000">
        <w:rPr>
          <w:rtl w:val="0"/>
        </w:rPr>
        <w:t xml:space="preserve"> The use of blockchain technology can make toll collection faster and more cost-effective for both the government and users. By automating the payment process and eliminating the need for manual toll collection, the project can reduce congestion and improve the overall efficiency of transportation systems.</w:t>
      </w:r>
    </w:p>
    <w:p w:rsidR="00000000" w:rsidDel="00000000" w:rsidP="00000000" w:rsidRDefault="00000000" w:rsidRPr="00000000" w14:paraId="00000053">
      <w:pPr>
        <w:numPr>
          <w:ilvl w:val="0"/>
          <w:numId w:val="5"/>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259" w:lineRule="auto"/>
        <w:ind w:left="720" w:hanging="360"/>
        <w:rPr>
          <w:color w:val="000000"/>
          <w:sz w:val="28"/>
          <w:szCs w:val="28"/>
        </w:rPr>
      </w:pPr>
      <w:r w:rsidDel="00000000" w:rsidR="00000000" w:rsidRPr="00000000">
        <w:rPr>
          <w:b w:val="1"/>
          <w:sz w:val="30"/>
          <w:szCs w:val="30"/>
          <w:rtl w:val="0"/>
        </w:rPr>
        <w:t xml:space="preserve">Enhanced infrastructure management:</w:t>
      </w:r>
      <w:r w:rsidDel="00000000" w:rsidR="00000000" w:rsidRPr="00000000">
        <w:rPr>
          <w:rtl w:val="0"/>
        </w:rPr>
        <w:t xml:space="preserve"> The integration of blockchain technology allows for better tracking and management of public infrastructure. This capability increases the transparency and traceability of toll transactions, enabling more effective maintenance and planning of infrastructure projects.</w:t>
      </w:r>
    </w:p>
    <w:p w:rsidR="00000000" w:rsidDel="00000000" w:rsidP="00000000" w:rsidRDefault="00000000" w:rsidRPr="00000000" w14:paraId="00000054">
      <w:pPr>
        <w:numPr>
          <w:ilvl w:val="0"/>
          <w:numId w:val="5"/>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259" w:lineRule="auto"/>
        <w:ind w:left="720" w:hanging="360"/>
        <w:rPr>
          <w:color w:val="000000"/>
          <w:sz w:val="28"/>
          <w:szCs w:val="28"/>
        </w:rPr>
      </w:pPr>
      <w:r w:rsidDel="00000000" w:rsidR="00000000" w:rsidRPr="00000000">
        <w:rPr>
          <w:b w:val="1"/>
          <w:sz w:val="30"/>
          <w:szCs w:val="30"/>
          <w:rtl w:val="0"/>
        </w:rPr>
        <w:t xml:space="preserve">Interoperability:</w:t>
      </w:r>
      <w:r w:rsidDel="00000000" w:rsidR="00000000" w:rsidRPr="00000000">
        <w:rPr>
          <w:b w:val="1"/>
          <w:rtl w:val="0"/>
        </w:rPr>
        <w:t xml:space="preserve"> </w:t>
      </w:r>
      <w:r w:rsidDel="00000000" w:rsidR="00000000" w:rsidRPr="00000000">
        <w:rPr>
          <w:rtl w:val="0"/>
        </w:rPr>
        <w:t xml:space="preserve">The smart contract can interact with other financial systems, both centralized and decentralized. This feature ensures that the project can be integrated with existing infrastructure and payment systems, promoting national interoperability and cross-border transactions.</w:t>
      </w:r>
    </w:p>
    <w:p w:rsidR="00000000" w:rsidDel="00000000" w:rsidP="00000000" w:rsidRDefault="00000000" w:rsidRPr="00000000" w14:paraId="00000055">
      <w:pPr>
        <w:numPr>
          <w:ilvl w:val="0"/>
          <w:numId w:val="5"/>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259" w:lineRule="auto"/>
        <w:ind w:left="720" w:hanging="360"/>
        <w:rPr>
          <w:color w:val="000000"/>
          <w:sz w:val="28"/>
          <w:szCs w:val="28"/>
        </w:rPr>
      </w:pPr>
      <w:r w:rsidDel="00000000" w:rsidR="00000000" w:rsidRPr="00000000">
        <w:rPr>
          <w:b w:val="1"/>
          <w:sz w:val="30"/>
          <w:szCs w:val="30"/>
          <w:rtl w:val="0"/>
        </w:rPr>
        <w:t xml:space="preserve">Regulatory compliance: </w:t>
      </w:r>
      <w:r w:rsidDel="00000000" w:rsidR="00000000" w:rsidRPr="00000000">
        <w:rPr>
          <w:rtl w:val="0"/>
        </w:rPr>
        <w:t xml:space="preserve">The project will ensure that all financial transactions and operations align with regulatory requirements and standards. This feature is essential for ensuring that the project is compliant with existing regulations and can be adopted by government agencies and financial institutions.</w:t>
      </w:r>
    </w:p>
    <w:p w:rsidR="00000000" w:rsidDel="00000000" w:rsidP="00000000" w:rsidRDefault="00000000" w:rsidRPr="00000000" w14:paraId="00000056">
      <w:pPr>
        <w:numPr>
          <w:ilvl w:val="0"/>
          <w:numId w:val="5"/>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259" w:lineRule="auto"/>
        <w:ind w:left="720" w:hanging="360"/>
        <w:rPr>
          <w:color w:val="000000"/>
          <w:sz w:val="28"/>
          <w:szCs w:val="28"/>
        </w:rPr>
      </w:pPr>
      <w:r w:rsidDel="00000000" w:rsidR="00000000" w:rsidRPr="00000000">
        <w:rPr>
          <w:b w:val="1"/>
          <w:sz w:val="30"/>
          <w:szCs w:val="30"/>
          <w:rtl w:val="0"/>
        </w:rPr>
        <w:t xml:space="preserve">Disaster recovery and resilience:</w:t>
      </w:r>
      <w:r w:rsidDel="00000000" w:rsidR="00000000" w:rsidRPr="00000000">
        <w:rPr>
          <w:sz w:val="30"/>
          <w:szCs w:val="30"/>
          <w:rtl w:val="0"/>
        </w:rPr>
        <w:t xml:space="preserve"> </w:t>
      </w:r>
      <w:r w:rsidDel="00000000" w:rsidR="00000000" w:rsidRPr="00000000">
        <w:rPr>
          <w:rtl w:val="0"/>
        </w:rPr>
        <w:t xml:space="preserve">The use of decentralized ledger technology can enhance the project's ability to recover and operate in case of system failures or disasters, ensuring financial system resilience.</w:t>
      </w:r>
    </w:p>
    <w:p w:rsidR="00000000" w:rsidDel="00000000" w:rsidP="00000000" w:rsidRDefault="00000000" w:rsidRPr="00000000" w14:paraId="00000057">
      <w:pPr>
        <w:numPr>
          <w:ilvl w:val="0"/>
          <w:numId w:val="5"/>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259" w:lineRule="auto"/>
        <w:ind w:left="720" w:hanging="360"/>
        <w:rPr>
          <w:color w:val="000000"/>
          <w:sz w:val="28"/>
          <w:szCs w:val="28"/>
        </w:rPr>
      </w:pPr>
      <w:r w:rsidDel="00000000" w:rsidR="00000000" w:rsidRPr="00000000">
        <w:rPr>
          <w:b w:val="1"/>
          <w:sz w:val="30"/>
          <w:szCs w:val="30"/>
          <w:rtl w:val="0"/>
        </w:rPr>
        <w:t xml:space="preserve">Stakeholder engagement:</w:t>
      </w:r>
      <w:r w:rsidDel="00000000" w:rsidR="00000000" w:rsidRPr="00000000">
        <w:rPr>
          <w:rtl w:val="0"/>
        </w:rPr>
        <w:t xml:space="preserve"> The project can engage stakeholders, such as financial institutions, government agencies, and the public, to ensure that the benefits of the project are widely understood and appreciated.</w:t>
      </w:r>
    </w:p>
    <w:p w:rsidR="00000000" w:rsidDel="00000000" w:rsidP="00000000" w:rsidRDefault="00000000" w:rsidRPr="00000000" w14:paraId="00000058">
      <w:pPr>
        <w:numPr>
          <w:ilvl w:val="0"/>
          <w:numId w:val="5"/>
        </w:numPr>
        <w:pBdr>
          <w:top w:color="e5e7eb" w:space="0" w:sz="0" w:val="none"/>
          <w:left w:color="e5e7eb" w:space="0" w:sz="0" w:val="none"/>
          <w:bottom w:color="e5e7eb" w:space="0" w:sz="0" w:val="none"/>
          <w:right w:color="e5e7eb" w:space="0" w:sz="0" w:val="none"/>
          <w:between w:color="e5e7eb" w:space="0" w:sz="0" w:val="none"/>
        </w:pBdr>
        <w:shd w:fill="fcfcf9" w:val="clear"/>
        <w:spacing w:after="120" w:before="0" w:beforeAutospacing="0" w:line="259" w:lineRule="auto"/>
        <w:ind w:left="720" w:hanging="360"/>
        <w:rPr>
          <w:color w:val="000000"/>
          <w:sz w:val="28"/>
          <w:szCs w:val="28"/>
        </w:rPr>
      </w:pPr>
      <w:r w:rsidDel="00000000" w:rsidR="00000000" w:rsidRPr="00000000">
        <w:rPr>
          <w:b w:val="1"/>
          <w:sz w:val="30"/>
          <w:szCs w:val="30"/>
          <w:rtl w:val="0"/>
        </w:rPr>
        <w:t xml:space="preserve">Regulatory sandbox:</w:t>
      </w:r>
      <w:r w:rsidDel="00000000" w:rsidR="00000000" w:rsidRPr="00000000">
        <w:rPr>
          <w:rtl w:val="0"/>
        </w:rPr>
        <w:t xml:space="preserve"> The establishment of a regulatory sandbox can allow innovative fintech companies to collaborate with the government in developing and testing blockchain solutions, promoting innovation in the financial sector.</w:t>
      </w:r>
    </w:p>
    <w:p w:rsidR="00000000" w:rsidDel="00000000" w:rsidP="00000000" w:rsidRDefault="00000000" w:rsidRPr="00000000" w14:paraId="00000059">
      <w:pPr>
        <w:spacing w:after="54" w:line="259" w:lineRule="auto"/>
        <w:ind w:left="156" w:firstLine="0"/>
        <w:rPr>
          <w:b w:val="1"/>
        </w:rPr>
      </w:pPr>
      <w:r w:rsidDel="00000000" w:rsidR="00000000" w:rsidRPr="00000000">
        <w:rPr>
          <w:rtl w:val="0"/>
        </w:rPr>
      </w:r>
    </w:p>
    <w:p w:rsidR="00000000" w:rsidDel="00000000" w:rsidP="00000000" w:rsidRDefault="00000000" w:rsidRPr="00000000" w14:paraId="0000005A">
      <w:pPr>
        <w:spacing w:after="0" w:line="259" w:lineRule="auto"/>
        <w:ind w:left="156" w:firstLine="0"/>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5B">
      <w:pPr>
        <w:spacing w:after="0" w:line="259" w:lineRule="auto"/>
        <w:ind w:left="166" w:firstLine="1942"/>
        <w:rPr/>
      </w:pPr>
      <w:r w:rsidDel="00000000" w:rsidR="00000000" w:rsidRPr="00000000">
        <w:rPr>
          <w:b w:val="1"/>
          <w:sz w:val="36"/>
          <w:szCs w:val="36"/>
          <w:rtl w:val="0"/>
        </w:rPr>
        <w:t xml:space="preserve">          2.LITERATURE SURVEY </w:t>
      </w:r>
      <w:r w:rsidDel="00000000" w:rsidR="00000000" w:rsidRPr="00000000">
        <w:rPr>
          <w:rtl w:val="0"/>
        </w:rPr>
        <w:t xml:space="preserve"> </w:t>
      </w:r>
    </w:p>
    <w:p w:rsidR="00000000" w:rsidDel="00000000" w:rsidP="00000000" w:rsidRDefault="00000000" w:rsidRPr="00000000" w14:paraId="0000005C">
      <w:pPr>
        <w:pStyle w:val="Heading1"/>
        <w:ind w:left="24" w:right="0" w:firstLine="0"/>
        <w:rPr/>
      </w:pPr>
      <w:r w:rsidDel="00000000" w:rsidR="00000000" w:rsidRPr="00000000">
        <w:rPr>
          <w:sz w:val="36"/>
          <w:szCs w:val="36"/>
          <w:rtl w:val="0"/>
        </w:rPr>
        <w:t xml:space="preserve">  </w:t>
      </w:r>
      <w:r w:rsidDel="00000000" w:rsidR="00000000" w:rsidRPr="00000000">
        <w:rPr>
          <w:rtl w:val="0"/>
        </w:rPr>
        <w:t xml:space="preserve">2.1 Existing problem  </w:t>
      </w:r>
    </w:p>
    <w:p w:rsidR="00000000" w:rsidDel="00000000" w:rsidP="00000000" w:rsidRDefault="00000000" w:rsidRPr="00000000" w14:paraId="0000005D">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12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Legacy Systems and Integration Challenges: </w:t>
      </w:r>
      <w:r w:rsidDel="00000000" w:rsidR="00000000" w:rsidRPr="00000000">
        <w:rPr>
          <w:rtl w:val="0"/>
        </w:rPr>
        <w:t xml:space="preserve">The integration of smart contracts into legacy systems can pose technical and operational challenges. The project will need to carefully consider the choice of distributed ledger technology, scalability of the network infrastructure, security and privacy measures, and integration with current financial systems.</w:t>
      </w:r>
    </w:p>
    <w:p w:rsidR="00000000" w:rsidDel="00000000" w:rsidP="00000000" w:rsidRDefault="00000000" w:rsidRPr="00000000" w14:paraId="0000005E">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Scalability Issues:</w:t>
      </w:r>
      <w:r w:rsidDel="00000000" w:rsidR="00000000" w:rsidRPr="00000000">
        <w:rPr>
          <w:rtl w:val="0"/>
        </w:rPr>
        <w:t xml:space="preserve"> Blockchain technology has scalability limitations that may hinder the adoption of smart contracts by government agencies. The project will need to address these limitations to ensure that the system can handle the volume of transactions required for efficient toll collection.</w:t>
      </w:r>
    </w:p>
    <w:p w:rsidR="00000000" w:rsidDel="00000000" w:rsidP="00000000" w:rsidRDefault="00000000" w:rsidRPr="00000000" w14:paraId="0000005F">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Security Concerns:</w:t>
      </w:r>
      <w:r w:rsidDel="00000000" w:rsidR="00000000" w:rsidRPr="00000000">
        <w:rPr>
          <w:rtl w:val="0"/>
        </w:rPr>
        <w:t xml:space="preserve"> Blockchain technology is not immune to security vulnerabilities, including the risk of smart contract exploits and hacks. The project will need to address these concerns to ensure that the system is secure and reliable for users.</w:t>
      </w:r>
    </w:p>
    <w:p w:rsidR="00000000" w:rsidDel="00000000" w:rsidP="00000000" w:rsidRDefault="00000000" w:rsidRPr="00000000" w14:paraId="00000060">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Privacy and Confidentiality:</w:t>
      </w:r>
      <w:r w:rsidDel="00000000" w:rsidR="00000000" w:rsidRPr="00000000">
        <w:rPr>
          <w:rtl w:val="0"/>
        </w:rPr>
        <w:t xml:space="preserve"> The use of blockchain technology raises concerns about the potential exposure of sensitive financial data. The project will need to address these concerns to ensure that user data is protected and confidential.</w:t>
      </w:r>
    </w:p>
    <w:p w:rsidR="00000000" w:rsidDel="00000000" w:rsidP="00000000" w:rsidRDefault="00000000" w:rsidRPr="00000000" w14:paraId="00000061">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Regulatory and Legal Ambiguities: </w:t>
      </w:r>
      <w:r w:rsidDel="00000000" w:rsidR="00000000" w:rsidRPr="00000000">
        <w:rPr>
          <w:rtl w:val="0"/>
        </w:rPr>
        <w:t xml:space="preserve">The integration of blockchain technology into public infrastructure and toll payment systems raises regulatory uncertainties and legal complexities. The project will need to address these ambiguities to ensure that the system is compliant with existing regulations and can be adopted by government agencies and financial institutions.</w:t>
      </w:r>
    </w:p>
    <w:p w:rsidR="00000000" w:rsidDel="00000000" w:rsidP="00000000" w:rsidRDefault="00000000" w:rsidRPr="00000000" w14:paraId="00000062">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Interoperability Challenges:</w:t>
      </w:r>
      <w:r w:rsidDel="00000000" w:rsidR="00000000" w:rsidRPr="00000000">
        <w:rPr>
          <w:rtl w:val="0"/>
        </w:rPr>
        <w:t xml:space="preserve"> The lack of interoperability between different blockchain platforms can hinder cross-border transactions and financial system integration. The project will need to address these challenges to ensure that the system can be integrated with existing infrastructure and payment systems.</w:t>
      </w:r>
    </w:p>
    <w:p w:rsidR="00000000" w:rsidDel="00000000" w:rsidP="00000000" w:rsidRDefault="00000000" w:rsidRPr="00000000" w14:paraId="00000063">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Lack of Standardization:</w:t>
      </w:r>
      <w:r w:rsidDel="00000000" w:rsidR="00000000" w:rsidRPr="00000000">
        <w:rPr>
          <w:rtl w:val="0"/>
        </w:rPr>
        <w:t xml:space="preserve"> The absence of standardized protocols and practices in the development of smart contracts for government agencies can hinder the adoption of blockchain technology. The project will need to address this lack of standardization to ensure that the system is efficient and reliable.</w:t>
      </w:r>
    </w:p>
    <w:p w:rsidR="00000000" w:rsidDel="00000000" w:rsidP="00000000" w:rsidRDefault="00000000" w:rsidRPr="00000000" w14:paraId="00000064">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Consensus Mechanisms and Energy Consumption:</w:t>
      </w:r>
      <w:r w:rsidDel="00000000" w:rsidR="00000000" w:rsidRPr="00000000">
        <w:rPr>
          <w:rtl w:val="0"/>
        </w:rPr>
        <w:t xml:space="preserve"> The choice of consensus mechanisms in blockchain networks can impact the energy consumption of the system. The project will need to consider the energy consumption of the system to ensure that it is sustainable and environmentally friendly.</w:t>
      </w:r>
    </w:p>
    <w:p w:rsidR="00000000" w:rsidDel="00000000" w:rsidP="00000000" w:rsidRDefault="00000000" w:rsidRPr="00000000" w14:paraId="00000065">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0" w:afterAutospacing="0" w:before="0" w:beforeAutospacing="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Financial Inclusion Barriers: </w:t>
      </w:r>
      <w:r w:rsidDel="00000000" w:rsidR="00000000" w:rsidRPr="00000000">
        <w:rPr>
          <w:rtl w:val="0"/>
        </w:rPr>
        <w:t xml:space="preserve">The project will need to ensure that smart contracts and toll payment systems promote financial inclusion for marginalized populations. This feature is essential for ensuring that the system is accessible to all users.</w:t>
      </w:r>
    </w:p>
    <w:p w:rsidR="00000000" w:rsidDel="00000000" w:rsidP="00000000" w:rsidRDefault="00000000" w:rsidRPr="00000000" w14:paraId="00000066">
      <w:pPr>
        <w:numPr>
          <w:ilvl w:val="0"/>
          <w:numId w:val="6"/>
        </w:numPr>
        <w:pBdr>
          <w:top w:color="e5e7eb" w:space="0" w:sz="0" w:val="none"/>
          <w:left w:color="e5e7eb" w:space="0" w:sz="0" w:val="none"/>
          <w:bottom w:color="e5e7eb" w:space="0" w:sz="0" w:val="none"/>
          <w:right w:color="e5e7eb" w:space="0" w:sz="0" w:val="none"/>
          <w:between w:color="e5e7eb" w:space="0" w:sz="0" w:val="none"/>
        </w:pBdr>
        <w:shd w:fill="fcfcf9" w:val="clear"/>
        <w:spacing w:after="120" w:before="0" w:beforeAutospacing="0" w:lineRule="auto"/>
        <w:ind w:left="720" w:hanging="360"/>
        <w:rPr>
          <w:rFonts w:ascii="Calibri" w:cs="Calibri" w:eastAsia="Calibri" w:hAnsi="Calibri"/>
          <w:color w:val="000000"/>
          <w:sz w:val="28"/>
          <w:szCs w:val="28"/>
        </w:rPr>
      </w:pPr>
      <w:r w:rsidDel="00000000" w:rsidR="00000000" w:rsidRPr="00000000">
        <w:rPr>
          <w:b w:val="1"/>
          <w:sz w:val="30"/>
          <w:szCs w:val="30"/>
          <w:rtl w:val="0"/>
        </w:rPr>
        <w:t xml:space="preserve">Cross-Border Regulatory Compliance:</w:t>
      </w:r>
      <w:r w:rsidDel="00000000" w:rsidR="00000000" w:rsidRPr="00000000">
        <w:rPr>
          <w:rtl w:val="0"/>
        </w:rPr>
        <w:t xml:space="preserve"> The project will need to comply with international regulations and anti-money laundering (AML) laws when using smart contracts for cross-border payments. </w:t>
      </w:r>
      <w:r w:rsidDel="00000000" w:rsidR="00000000" w:rsidRPr="00000000">
        <w:rPr>
          <w:rtl w:val="0"/>
        </w:rPr>
      </w:r>
    </w:p>
    <w:p w:rsidR="00000000" w:rsidDel="00000000" w:rsidP="00000000" w:rsidRDefault="00000000" w:rsidRPr="00000000" w14:paraId="00000067">
      <w:pPr>
        <w:pStyle w:val="Heading1"/>
        <w:ind w:left="166" w:right="0" w:firstLine="0"/>
        <w:rPr/>
      </w:pPr>
      <w:r w:rsidDel="00000000" w:rsidR="00000000" w:rsidRPr="00000000">
        <w:rPr>
          <w:rtl w:val="0"/>
        </w:rPr>
        <w:t xml:space="preserve">2.2</w:t>
      </w:r>
      <w:r w:rsidDel="00000000" w:rsidR="00000000" w:rsidRPr="00000000">
        <w:rPr>
          <w:b w:val="0"/>
          <w:rtl w:val="0"/>
        </w:rPr>
        <w:t xml:space="preserve"> </w:t>
      </w:r>
      <w:r w:rsidDel="00000000" w:rsidR="00000000" w:rsidRPr="00000000">
        <w:rPr>
          <w:rtl w:val="0"/>
        </w:rPr>
        <w:t xml:space="preserve">Reference </w:t>
      </w:r>
    </w:p>
    <w:p w:rsidR="00000000" w:rsidDel="00000000" w:rsidP="00000000" w:rsidRDefault="00000000" w:rsidRPr="00000000" w14:paraId="00000068">
      <w:pPr>
        <w:spacing w:after="39" w:line="239" w:lineRule="auto"/>
        <w:ind w:left="9" w:right="313" w:firstLine="1942"/>
        <w:jc w:val="both"/>
        <w:rPr/>
      </w:pPr>
      <w:r w:rsidDel="00000000" w:rsidR="00000000" w:rsidRPr="00000000">
        <w:rPr>
          <w:rtl w:val="0"/>
        </w:rPr>
        <w:t xml:space="preserve">               Examines fintech innovations, including blockchain and smart contracts.</w:t>
      </w:r>
    </w:p>
    <w:p w:rsidR="00000000" w:rsidDel="00000000" w:rsidP="00000000" w:rsidRDefault="00000000" w:rsidRPr="00000000" w14:paraId="00000069">
      <w:pPr>
        <w:spacing w:after="39" w:line="239" w:lineRule="auto"/>
        <w:ind w:left="9" w:right="313" w:firstLine="1942"/>
        <w:jc w:val="both"/>
        <w:rPr/>
      </w:pPr>
      <w:r w:rsidDel="00000000" w:rsidR="00000000" w:rsidRPr="00000000">
        <w:rPr>
          <w:rtl w:val="0"/>
        </w:rPr>
        <w:t xml:space="preserve">Discusses their transformative potential in the banking industry.</w:t>
      </w:r>
    </w:p>
    <w:p w:rsidR="00000000" w:rsidDel="00000000" w:rsidP="00000000" w:rsidRDefault="00000000" w:rsidRPr="00000000" w14:paraId="0000006A">
      <w:pPr>
        <w:spacing w:after="39" w:line="239" w:lineRule="auto"/>
        <w:ind w:left="9" w:right="313" w:firstLine="1942"/>
        <w:jc w:val="both"/>
        <w:rPr/>
      </w:pPr>
      <w:r w:rsidDel="00000000" w:rsidR="00000000" w:rsidRPr="00000000">
        <w:rPr>
          <w:rtl w:val="0"/>
        </w:rPr>
        <w:t xml:space="preserve">Analyzes potential risks and mitigation strategies.</w:t>
      </w:r>
    </w:p>
    <w:p w:rsidR="00000000" w:rsidDel="00000000" w:rsidP="00000000" w:rsidRDefault="00000000" w:rsidRPr="00000000" w14:paraId="0000006B">
      <w:pPr>
        <w:spacing w:after="39" w:line="239" w:lineRule="auto"/>
        <w:ind w:left="9" w:right="313" w:firstLine="1942"/>
        <w:jc w:val="both"/>
        <w:rPr/>
      </w:pPr>
      <w:r w:rsidDel="00000000" w:rsidR="00000000" w:rsidRPr="00000000">
        <w:rPr>
          <w:rtl w:val="0"/>
        </w:rPr>
        <w:t xml:space="preserve">"Designing a Distributed Ledger Technology System for Interbank Settlements" published in the Review of Financial Studies.</w:t>
      </w:r>
    </w:p>
    <w:p w:rsidR="00000000" w:rsidDel="00000000" w:rsidP="00000000" w:rsidRDefault="00000000" w:rsidRPr="00000000" w14:paraId="0000006C">
      <w:pPr>
        <w:spacing w:after="39" w:line="239" w:lineRule="auto"/>
        <w:ind w:left="9" w:right="313" w:firstLine="1942"/>
        <w:jc w:val="both"/>
        <w:rPr/>
      </w:pPr>
      <w:r w:rsidDel="00000000" w:rsidR="00000000" w:rsidRPr="00000000">
        <w:rPr>
          <w:rtl w:val="0"/>
        </w:rPr>
        <w:t xml:space="preserve">Explores the application of DLT (Distributed Ledger Technology) for interbank settlements.</w:t>
      </w:r>
    </w:p>
    <w:p w:rsidR="00000000" w:rsidDel="00000000" w:rsidP="00000000" w:rsidRDefault="00000000" w:rsidRPr="00000000" w14:paraId="0000006D">
      <w:pPr>
        <w:spacing w:after="39" w:line="239" w:lineRule="auto"/>
        <w:ind w:left="9" w:right="313" w:firstLine="1942"/>
        <w:jc w:val="both"/>
        <w:rPr/>
      </w:pPr>
      <w:r w:rsidDel="00000000" w:rsidR="00000000" w:rsidRPr="00000000">
        <w:rPr>
          <w:rtl w:val="0"/>
        </w:rPr>
        <w:t xml:space="preserve">Highlights the advantages of DLT over traditional systems.</w:t>
      </w:r>
    </w:p>
    <w:p w:rsidR="00000000" w:rsidDel="00000000" w:rsidP="00000000" w:rsidRDefault="00000000" w:rsidRPr="00000000" w14:paraId="0000006E">
      <w:pPr>
        <w:spacing w:after="39" w:line="239" w:lineRule="auto"/>
        <w:ind w:left="9" w:right="313" w:firstLine="1942"/>
        <w:jc w:val="both"/>
        <w:rPr/>
      </w:pPr>
      <w:r w:rsidDel="00000000" w:rsidR="00000000" w:rsidRPr="00000000">
        <w:rPr>
          <w:rtl w:val="0"/>
        </w:rPr>
        <w:t xml:space="preserve">Discusses challenges in scalability and interoperability.</w:t>
      </w:r>
    </w:p>
    <w:p w:rsidR="00000000" w:rsidDel="00000000" w:rsidP="00000000" w:rsidRDefault="00000000" w:rsidRPr="00000000" w14:paraId="0000006F">
      <w:pPr>
        <w:spacing w:after="39" w:line="239" w:lineRule="auto"/>
        <w:ind w:left="9" w:right="313" w:firstLine="0"/>
        <w:jc w:val="both"/>
        <w:rPr/>
      </w:pPr>
      <w:r w:rsidDel="00000000" w:rsidR="00000000" w:rsidRPr="00000000">
        <w:rPr>
          <w:rtl w:val="0"/>
        </w:rPr>
        <w:t xml:space="preserve">Deep dives into the technical aspects of blockchain in finance.</w:t>
      </w:r>
    </w:p>
    <w:p w:rsidR="00000000" w:rsidDel="00000000" w:rsidP="00000000" w:rsidRDefault="00000000" w:rsidRPr="00000000" w14:paraId="00000070">
      <w:pPr>
        <w:spacing w:after="39" w:line="239" w:lineRule="auto"/>
        <w:ind w:left="9" w:right="313" w:firstLine="0"/>
        <w:jc w:val="both"/>
        <w:rPr/>
      </w:pPr>
      <w:r w:rsidDel="00000000" w:rsidR="00000000" w:rsidRPr="00000000">
        <w:rPr>
          <w:rtl w:val="0"/>
        </w:rPr>
        <w:t xml:space="preserve">Analysis of emerging trends like DeFi (Decentralized Finance).Studies on security and privacy concerns related to blockchain in banking.</w:t>
      </w:r>
    </w:p>
    <w:p w:rsidR="00000000" w:rsidDel="00000000" w:rsidP="00000000" w:rsidRDefault="00000000" w:rsidRPr="00000000" w14:paraId="00000071">
      <w:pPr>
        <w:spacing w:after="39" w:line="239" w:lineRule="auto"/>
        <w:ind w:left="9" w:right="313" w:firstLine="1942"/>
        <w:jc w:val="both"/>
        <w:rPr/>
      </w:pPr>
      <w:r w:rsidDel="00000000" w:rsidR="00000000" w:rsidRPr="00000000">
        <w:rPr>
          <w:rtl w:val="0"/>
        </w:rPr>
        <w:t xml:space="preserve">              "Mastering Blockchain" by Imran Bashir: A comprehensive guide covering the potential of blockchain in various industries, including banking.</w:t>
      </w:r>
    </w:p>
    <w:p w:rsidR="00000000" w:rsidDel="00000000" w:rsidP="00000000" w:rsidRDefault="00000000" w:rsidRPr="00000000" w14:paraId="00000072">
      <w:pPr>
        <w:spacing w:after="39" w:line="239" w:lineRule="auto"/>
        <w:ind w:left="9" w:right="313" w:firstLine="1942"/>
        <w:jc w:val="both"/>
        <w:rPr/>
      </w:pPr>
      <w:r w:rsidDel="00000000" w:rsidR="00000000" w:rsidRPr="00000000">
        <w:rPr>
          <w:rtl w:val="0"/>
        </w:rPr>
        <w:t xml:space="preserve">"Blockchain Basics: A Non-Technical Introduction in 25 Steps" by Daniel Drescher: Great for understanding the foundational concepts.</w:t>
      </w:r>
    </w:p>
    <w:p w:rsidR="00000000" w:rsidDel="00000000" w:rsidP="00000000" w:rsidRDefault="00000000" w:rsidRPr="00000000" w14:paraId="00000073">
      <w:pPr>
        <w:spacing w:after="39" w:line="239" w:lineRule="auto"/>
        <w:ind w:left="9" w:right="313" w:firstLine="1942"/>
        <w:jc w:val="both"/>
        <w:rPr>
          <w:b w:val="1"/>
        </w:rPr>
      </w:pPr>
      <w:r w:rsidDel="00000000" w:rsidR="00000000" w:rsidRPr="00000000">
        <w:rPr>
          <w:b w:val="1"/>
          <w:rtl w:val="0"/>
        </w:rPr>
        <w:t xml:space="preserve">White Papers:</w:t>
      </w:r>
    </w:p>
    <w:p w:rsidR="00000000" w:rsidDel="00000000" w:rsidP="00000000" w:rsidRDefault="00000000" w:rsidRPr="00000000" w14:paraId="00000074">
      <w:pPr>
        <w:spacing w:after="39" w:line="239" w:lineRule="auto"/>
        <w:ind w:left="9" w:right="313" w:firstLine="1942"/>
        <w:jc w:val="both"/>
        <w:rPr/>
      </w:pPr>
      <w:r w:rsidDel="00000000" w:rsidR="00000000" w:rsidRPr="00000000">
        <w:rPr>
          <w:rtl w:val="0"/>
        </w:rPr>
        <w:t xml:space="preserve">"The Bitcoin Whitepaper" by Satoshi Nakamoto: The foundational document for decentralized digital currencies.</w:t>
      </w:r>
    </w:p>
    <w:p w:rsidR="00000000" w:rsidDel="00000000" w:rsidP="00000000" w:rsidRDefault="00000000" w:rsidRPr="00000000" w14:paraId="00000075">
      <w:pPr>
        <w:spacing w:after="39" w:line="239" w:lineRule="auto"/>
        <w:ind w:left="9" w:right="313" w:firstLine="1942"/>
        <w:jc w:val="both"/>
        <w:rPr/>
      </w:pPr>
      <w:r w:rsidDel="00000000" w:rsidR="00000000" w:rsidRPr="00000000">
        <w:rPr>
          <w:rtl w:val="0"/>
        </w:rPr>
        <w:t xml:space="preserve">Ethereum White Paper: Provides insights into smart contracts and decentralized applications.</w:t>
      </w:r>
    </w:p>
    <w:p w:rsidR="00000000" w:rsidDel="00000000" w:rsidP="00000000" w:rsidRDefault="00000000" w:rsidRPr="00000000" w14:paraId="00000076">
      <w:pPr>
        <w:spacing w:after="39" w:line="239" w:lineRule="auto"/>
        <w:ind w:left="9" w:right="313" w:firstLine="1942"/>
        <w:jc w:val="both"/>
        <w:rPr>
          <w:b w:val="1"/>
        </w:rPr>
      </w:pPr>
      <w:r w:rsidDel="00000000" w:rsidR="00000000" w:rsidRPr="00000000">
        <w:rPr>
          <w:b w:val="1"/>
          <w:rtl w:val="0"/>
        </w:rPr>
        <w:t xml:space="preserve">Research Papers &amp; Articles:</w:t>
      </w:r>
    </w:p>
    <w:p w:rsidR="00000000" w:rsidDel="00000000" w:rsidP="00000000" w:rsidRDefault="00000000" w:rsidRPr="00000000" w14:paraId="00000077">
      <w:pPr>
        <w:spacing w:after="39" w:line="239" w:lineRule="auto"/>
        <w:ind w:left="9" w:right="313" w:firstLine="1942"/>
        <w:jc w:val="both"/>
        <w:rPr/>
      </w:pPr>
      <w:r w:rsidDel="00000000" w:rsidR="00000000" w:rsidRPr="00000000">
        <w:rPr>
          <w:rtl w:val="0"/>
        </w:rPr>
        <w:t xml:space="preserve">"Smart Contracts on the Blockchain – A Bibliometric Analysis and Review" published in the "Journal of King Saud University - Computer and Information Sciences."</w:t>
      </w:r>
    </w:p>
    <w:p w:rsidR="00000000" w:rsidDel="00000000" w:rsidP="00000000" w:rsidRDefault="00000000" w:rsidRPr="00000000" w14:paraId="00000078">
      <w:pPr>
        <w:spacing w:after="39" w:line="239" w:lineRule="auto"/>
        <w:ind w:left="9" w:right="313" w:firstLine="1942"/>
        <w:jc w:val="both"/>
        <w:rPr/>
      </w:pPr>
      <w:r w:rsidDel="00000000" w:rsidR="00000000" w:rsidRPr="00000000">
        <w:rPr>
          <w:rtl w:val="0"/>
        </w:rPr>
        <w:t xml:space="preserve">"Banking on Blockchain: Costs Savings Thanks to the Blockchain Technology" - a study on how blockchain can influence cost savings in the banking sector.</w:t>
      </w:r>
    </w:p>
    <w:p w:rsidR="00000000" w:rsidDel="00000000" w:rsidP="00000000" w:rsidRDefault="00000000" w:rsidRPr="00000000" w14:paraId="00000079">
      <w:pPr>
        <w:spacing w:after="39" w:line="239" w:lineRule="auto"/>
        <w:ind w:left="9" w:right="313" w:firstLine="1942"/>
        <w:jc w:val="both"/>
        <w:rPr/>
      </w:pPr>
      <w:r w:rsidDel="00000000" w:rsidR="00000000" w:rsidRPr="00000000">
        <w:rPr>
          <w:rtl w:val="0"/>
        </w:rPr>
      </w:r>
    </w:p>
    <w:p w:rsidR="00000000" w:rsidDel="00000000" w:rsidP="00000000" w:rsidRDefault="00000000" w:rsidRPr="00000000" w14:paraId="0000007A">
      <w:pPr>
        <w:spacing w:after="45" w:line="259" w:lineRule="auto"/>
        <w:ind w:left="14" w:firstLine="0"/>
        <w:rPr/>
      </w:pPr>
      <w:r w:rsidDel="00000000" w:rsidR="00000000" w:rsidRPr="00000000">
        <w:rPr>
          <w:rtl w:val="0"/>
        </w:rPr>
        <w:t xml:space="preserve"> </w:t>
      </w:r>
    </w:p>
    <w:p w:rsidR="00000000" w:rsidDel="00000000" w:rsidP="00000000" w:rsidRDefault="00000000" w:rsidRPr="00000000" w14:paraId="0000007B">
      <w:pPr>
        <w:pStyle w:val="Heading1"/>
        <w:spacing w:after="47" w:lineRule="auto"/>
        <w:ind w:left="24" w:right="0" w:firstLine="0"/>
        <w:rPr/>
      </w:pPr>
      <w:r w:rsidDel="00000000" w:rsidR="00000000" w:rsidRPr="00000000">
        <w:rPr>
          <w:rtl w:val="0"/>
        </w:rPr>
        <w:t xml:space="preserve">2.3</w:t>
      </w:r>
      <w:r w:rsidDel="00000000" w:rsidR="00000000" w:rsidRPr="00000000">
        <w:rPr>
          <w:b w:val="0"/>
          <w:rtl w:val="0"/>
        </w:rPr>
        <w:t xml:space="preserve"> </w:t>
      </w:r>
      <w:r w:rsidDel="00000000" w:rsidR="00000000" w:rsidRPr="00000000">
        <w:rPr>
          <w:rtl w:val="0"/>
        </w:rPr>
        <w:t xml:space="preserve">Problem Statement Definition </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7C">
      <w:pPr>
        <w:spacing w:after="0" w:line="259" w:lineRule="auto"/>
        <w:ind w:left="14" w:firstLine="0"/>
        <w:rPr/>
      </w:pPr>
      <w:r w:rsidDel="00000000" w:rsidR="00000000" w:rsidRPr="00000000">
        <w:rPr>
          <w:rtl w:val="0"/>
        </w:rPr>
      </w:r>
    </w:p>
    <w:p w:rsidR="00000000" w:rsidDel="00000000" w:rsidP="00000000" w:rsidRDefault="00000000" w:rsidRPr="00000000" w14:paraId="0000007D">
      <w:pPr>
        <w:spacing w:after="0" w:line="360" w:lineRule="auto"/>
        <w:ind w:left="14" w:firstLine="0"/>
        <w:rPr/>
      </w:pPr>
      <w:r w:rsidDel="00000000" w:rsidR="00000000" w:rsidRPr="00000000">
        <w:rPr>
          <w:rtl w:val="0"/>
        </w:rPr>
        <w:t xml:space="preserve">Traditional toll collection systems often require intermediaries, leading to delays and increased transaction costs. Current digital payment models may lack standardized regulations, governance, and verification processes. Potential risks associated with fraudulent activities, double-spending, and unauthorized creation of funds in the absence of a secure mechanism.</w:t>
      </w:r>
    </w:p>
    <w:p w:rsidR="00000000" w:rsidDel="00000000" w:rsidP="00000000" w:rsidRDefault="00000000" w:rsidRPr="00000000" w14:paraId="0000007E">
      <w:pPr>
        <w:spacing w:after="0" w:line="360" w:lineRule="auto"/>
        <w:ind w:left="14" w:firstLine="0"/>
        <w:rPr/>
      </w:pPr>
      <w:r w:rsidDel="00000000" w:rsidR="00000000" w:rsidRPr="00000000">
        <w:rPr>
          <w:rtl w:val="0"/>
        </w:rPr>
        <w:t xml:space="preserve">Need for a Solution:</w:t>
      </w:r>
    </w:p>
    <w:p w:rsidR="00000000" w:rsidDel="00000000" w:rsidP="00000000" w:rsidRDefault="00000000" w:rsidRPr="00000000" w14:paraId="0000007F">
      <w:pPr>
        <w:spacing w:after="0" w:line="360" w:lineRule="auto"/>
        <w:ind w:left="14" w:firstLine="0"/>
        <w:rPr/>
      </w:pPr>
      <w:r w:rsidDel="00000000" w:rsidR="00000000" w:rsidRPr="00000000">
        <w:rPr>
          <w:rtl w:val="0"/>
        </w:rPr>
        <w:t xml:space="preserve">To provide a decentralized yet regulated mechanism that ensures the authenticity and integrity of transactions related to public infrastructure and toll payments. To allow for programmable conditions to be associated with payment issuance, distribution, and transaction verifications, enhancing transparency and traceability.</w:t>
      </w:r>
    </w:p>
    <w:p w:rsidR="00000000" w:rsidDel="00000000" w:rsidP="00000000" w:rsidRDefault="00000000" w:rsidRPr="00000000" w14:paraId="00000080">
      <w:pPr>
        <w:spacing w:after="0" w:line="360" w:lineRule="auto"/>
        <w:ind w:left="14" w:firstLine="0"/>
        <w:rPr/>
      </w:pPr>
      <w:r w:rsidDel="00000000" w:rsidR="00000000" w:rsidRPr="00000000">
        <w:rPr>
          <w:rtl w:val="0"/>
        </w:rPr>
        <w:t xml:space="preserve">Goals of the Smart Contract System:</w:t>
      </w:r>
    </w:p>
    <w:p w:rsidR="00000000" w:rsidDel="00000000" w:rsidP="00000000" w:rsidRDefault="00000000" w:rsidRPr="00000000" w14:paraId="00000081">
      <w:pPr>
        <w:spacing w:after="0" w:line="360" w:lineRule="auto"/>
        <w:ind w:left="14" w:firstLine="0"/>
        <w:rPr/>
      </w:pPr>
      <w:r w:rsidDel="00000000" w:rsidR="00000000" w:rsidRPr="00000000">
        <w:rPr>
          <w:rtl w:val="0"/>
        </w:rPr>
        <w:t xml:space="preserve">Development of a secure and tamper-proof smart contract system to facilitate and manage toll payment transactions. Reduction in the dependency on intermediaries by automating and ensuring compliance checks through the smart contract. Provision of a transparent mechanism for auditing and monitoring toll payment transactions.</w:t>
      </w:r>
    </w:p>
    <w:p w:rsidR="00000000" w:rsidDel="00000000" w:rsidP="00000000" w:rsidRDefault="00000000" w:rsidRPr="00000000" w14:paraId="00000082">
      <w:pPr>
        <w:spacing w:after="0" w:line="360" w:lineRule="auto"/>
        <w:ind w:left="14" w:firstLine="0"/>
        <w:rPr/>
      </w:pPr>
      <w:r w:rsidDel="00000000" w:rsidR="00000000" w:rsidRPr="00000000">
        <w:rPr>
          <w:rtl w:val="0"/>
        </w:rPr>
        <w:t xml:space="preserve">Stakeholders:</w:t>
      </w:r>
    </w:p>
    <w:p w:rsidR="00000000" w:rsidDel="00000000" w:rsidP="00000000" w:rsidRDefault="00000000" w:rsidRPr="00000000" w14:paraId="00000083">
      <w:pPr>
        <w:spacing w:after="0" w:line="360" w:lineRule="auto"/>
        <w:ind w:left="14" w:firstLine="0"/>
        <w:rPr/>
      </w:pPr>
      <w:r w:rsidDel="00000000" w:rsidR="00000000" w:rsidRPr="00000000">
        <w:rPr>
          <w:rtl w:val="0"/>
        </w:rPr>
        <w:t xml:space="preserve">Government agencies overseeing public infrastructure and toll collection systems. Financial institutions as potential integrators or users of the toll payment platform. General public and businesses as end-users and beneficiaries of the toll payment facilitated by the smart contract. Developers and cybersecurity experts to ensure the secure and efficient operation of the smart contract.</w:t>
      </w:r>
    </w:p>
    <w:p w:rsidR="00000000" w:rsidDel="00000000" w:rsidP="00000000" w:rsidRDefault="00000000" w:rsidRPr="00000000" w14:paraId="00000084">
      <w:pPr>
        <w:spacing w:after="0" w:line="360" w:lineRule="auto"/>
        <w:ind w:left="14" w:firstLine="0"/>
        <w:rPr/>
      </w:pPr>
      <w:r w:rsidDel="00000000" w:rsidR="00000000" w:rsidRPr="00000000">
        <w:rPr>
          <w:rtl w:val="0"/>
        </w:rPr>
        <w:t xml:space="preserve">Desired Outcome:</w:t>
      </w:r>
    </w:p>
    <w:p w:rsidR="00000000" w:rsidDel="00000000" w:rsidP="00000000" w:rsidRDefault="00000000" w:rsidRPr="00000000" w14:paraId="00000085">
      <w:pPr>
        <w:spacing w:after="0" w:line="360" w:lineRule="auto"/>
        <w:ind w:left="14" w:firstLine="0"/>
        <w:rPr/>
      </w:pPr>
      <w:r w:rsidDel="00000000" w:rsidR="00000000" w:rsidRPr="00000000">
        <w:rPr>
          <w:rtl w:val="0"/>
        </w:rPr>
        <w:t xml:space="preserve">A robust, secure, and efficient smart contract system that seamlessly integrates with public infrastructure and toll payment operations. A platform that fosters trust among users, reduces transaction costs, and enhances the speed of transactions. A transparent and easily auditable mechanism for regulators and other stakeholders.</w:t>
      </w:r>
    </w:p>
    <w:p w:rsidR="00000000" w:rsidDel="00000000" w:rsidP="00000000" w:rsidRDefault="00000000" w:rsidRPr="00000000" w14:paraId="00000086">
      <w:pPr>
        <w:spacing w:after="0" w:line="360" w:lineRule="auto"/>
        <w:ind w:left="14" w:firstLine="0"/>
        <w:rPr/>
      </w:pPr>
      <w:r w:rsidDel="00000000" w:rsidR="00000000" w:rsidRPr="00000000">
        <w:rPr>
          <w:rtl w:val="0"/>
        </w:rPr>
        <w:t xml:space="preserve">User Accessibility and Interface:</w:t>
      </w:r>
    </w:p>
    <w:p w:rsidR="00000000" w:rsidDel="00000000" w:rsidP="00000000" w:rsidRDefault="00000000" w:rsidRPr="00000000" w14:paraId="00000087">
      <w:pPr>
        <w:spacing w:after="0" w:line="360" w:lineRule="auto"/>
        <w:ind w:left="14" w:firstLine="0"/>
        <w:rPr/>
      </w:pPr>
      <w:r w:rsidDel="00000000" w:rsidR="00000000" w:rsidRPr="00000000">
        <w:rPr>
          <w:rtl w:val="0"/>
        </w:rPr>
        <w:t xml:space="preserve">Design a user-friendly interface and user experience strategies to make the smart contract system easily accessible and understandable for the general public and businesses.</w:t>
      </w:r>
    </w:p>
    <w:p w:rsidR="00000000" w:rsidDel="00000000" w:rsidP="00000000" w:rsidRDefault="00000000" w:rsidRPr="00000000" w14:paraId="00000088">
      <w:pPr>
        <w:spacing w:after="0" w:line="360" w:lineRule="auto"/>
        <w:ind w:left="14" w:firstLine="0"/>
        <w:rPr/>
      </w:pPr>
      <w:r w:rsidDel="00000000" w:rsidR="00000000" w:rsidRPr="00000000">
        <w:rPr>
          <w:rtl w:val="0"/>
        </w:rPr>
        <w:t xml:space="preserve">Pilot Testing and Feedback Loop:</w:t>
      </w:r>
    </w:p>
    <w:p w:rsidR="00000000" w:rsidDel="00000000" w:rsidP="00000000" w:rsidRDefault="00000000" w:rsidRPr="00000000" w14:paraId="00000089">
      <w:pPr>
        <w:spacing w:after="0" w:line="360" w:lineRule="auto"/>
        <w:ind w:left="14" w:firstLine="0"/>
        <w:rPr/>
      </w:pPr>
      <w:r w:rsidDel="00000000" w:rsidR="00000000" w:rsidRPr="00000000">
        <w:rPr>
          <w:rtl w:val="0"/>
        </w:rPr>
        <w:t xml:space="preserve">Conduct pilot testing with targeted user groups and gather feedback to improve the smart contract system's functionality and user experience.</w:t>
      </w:r>
    </w:p>
    <w:p w:rsidR="00000000" w:rsidDel="00000000" w:rsidP="00000000" w:rsidRDefault="00000000" w:rsidRPr="00000000" w14:paraId="0000008A">
      <w:pPr>
        <w:spacing w:after="0" w:line="360" w:lineRule="auto"/>
        <w:ind w:left="14" w:firstLine="0"/>
        <w:rPr/>
      </w:pPr>
      <w:r w:rsidDel="00000000" w:rsidR="00000000" w:rsidRPr="00000000">
        <w:rPr>
          <w:rtl w:val="0"/>
        </w:rPr>
        <w:t xml:space="preserve">Scalability and Future Integration:</w:t>
      </w:r>
    </w:p>
    <w:p w:rsidR="00000000" w:rsidDel="00000000" w:rsidP="00000000" w:rsidRDefault="00000000" w:rsidRPr="00000000" w14:paraId="0000008B">
      <w:pPr>
        <w:spacing w:after="0" w:line="360" w:lineRule="auto"/>
        <w:ind w:left="14" w:firstLine="0"/>
        <w:rPr/>
      </w:pPr>
      <w:r w:rsidDel="00000000" w:rsidR="00000000" w:rsidRPr="00000000">
        <w:rPr>
          <w:rtl w:val="0"/>
        </w:rPr>
        <w:t xml:space="preserve">Addressing the system's ability to handle growth in users and transactions and potential integrations with other financial platforms.</w:t>
      </w:r>
    </w:p>
    <w:p w:rsidR="00000000" w:rsidDel="00000000" w:rsidP="00000000" w:rsidRDefault="00000000" w:rsidRPr="00000000" w14:paraId="0000008C">
      <w:pPr>
        <w:spacing w:after="0" w:line="360" w:lineRule="auto"/>
        <w:ind w:left="14" w:firstLine="0"/>
        <w:rPr/>
      </w:pPr>
      <w:r w:rsidDel="00000000" w:rsidR="00000000" w:rsidRPr="00000000">
        <w:rPr>
          <w:rtl w:val="0"/>
        </w:rPr>
        <w:t xml:space="preserve">Training and Education:</w:t>
      </w:r>
    </w:p>
    <w:p w:rsidR="00000000" w:rsidDel="00000000" w:rsidP="00000000" w:rsidRDefault="00000000" w:rsidRPr="00000000" w14:paraId="0000008D">
      <w:pPr>
        <w:spacing w:after="0" w:line="360" w:lineRule="auto"/>
        <w:ind w:left="14" w:firstLine="0"/>
        <w:rPr/>
      </w:pPr>
      <w:r w:rsidDel="00000000" w:rsidR="00000000" w:rsidRPr="00000000">
        <w:rPr>
          <w:rtl w:val="0"/>
        </w:rPr>
        <w:t xml:space="preserve">Educate stakeholders, financial institutions, and the public about the usage and benefits of the smart contract system to ensure its successful adoption.</w:t>
      </w:r>
    </w:p>
    <w:p w:rsidR="00000000" w:rsidDel="00000000" w:rsidP="00000000" w:rsidRDefault="00000000" w:rsidRPr="00000000" w14:paraId="0000008E">
      <w:pPr>
        <w:spacing w:after="0" w:line="360" w:lineRule="auto"/>
        <w:ind w:left="14" w:firstLine="0"/>
        <w:rPr/>
      </w:pPr>
      <w:r w:rsidDel="00000000" w:rsidR="00000000" w:rsidRPr="00000000">
        <w:rPr>
          <w:rtl w:val="0"/>
        </w:rPr>
        <w:t xml:space="preserve">Risk Management and Mitigation:</w:t>
      </w:r>
    </w:p>
    <w:p w:rsidR="00000000" w:rsidDel="00000000" w:rsidP="00000000" w:rsidRDefault="00000000" w:rsidRPr="00000000" w14:paraId="0000008F">
      <w:pPr>
        <w:spacing w:after="0" w:line="259" w:lineRule="auto"/>
        <w:ind w:left="14" w:firstLine="0"/>
        <w:rPr/>
      </w:pPr>
      <w:r w:rsidDel="00000000" w:rsidR="00000000" w:rsidRPr="00000000">
        <w:rPr>
          <w:rtl w:val="0"/>
        </w:rPr>
        <w:t xml:space="preserve">Identifying potential risks related to the smart contract's operation and strategies to minimize or counteract those risks.</w:t>
      </w:r>
    </w:p>
    <w:p w:rsidR="00000000" w:rsidDel="00000000" w:rsidP="00000000" w:rsidRDefault="00000000" w:rsidRPr="00000000" w14:paraId="00000090">
      <w:pPr>
        <w:shd w:fill="fcfcf9" w:val="clear"/>
        <w:spacing w:after="0" w:before="120" w:line="259" w:lineRule="auto"/>
        <w:ind w:left="-1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spacing w:after="0" w:line="259" w:lineRule="auto"/>
        <w:ind w:left="14" w:firstLine="0"/>
        <w:rPr/>
      </w:pPr>
      <w:r w:rsidDel="00000000" w:rsidR="00000000" w:rsidRPr="00000000">
        <w:rPr>
          <w:rtl w:val="0"/>
        </w:rPr>
      </w:r>
    </w:p>
    <w:p w:rsidR="00000000" w:rsidDel="00000000" w:rsidP="00000000" w:rsidRDefault="00000000" w:rsidRPr="00000000" w14:paraId="00000092">
      <w:pPr>
        <w:spacing w:after="0" w:line="259" w:lineRule="auto"/>
        <w:ind w:left="24" w:firstLine="1942"/>
        <w:rPr/>
      </w:pPr>
      <w:r w:rsidDel="00000000" w:rsidR="00000000" w:rsidRPr="00000000">
        <w:rPr>
          <w:b w:val="1"/>
          <w:sz w:val="36"/>
          <w:szCs w:val="36"/>
          <w:rtl w:val="0"/>
        </w:rPr>
        <w:t xml:space="preserve">3. IDEATION &amp; PROPOSED SOLUTION </w:t>
      </w:r>
      <w:r w:rsidDel="00000000" w:rsidR="00000000" w:rsidRPr="00000000">
        <w:rPr>
          <w:rtl w:val="0"/>
        </w:rPr>
      </w:r>
    </w:p>
    <w:p w:rsidR="00000000" w:rsidDel="00000000" w:rsidP="00000000" w:rsidRDefault="00000000" w:rsidRPr="00000000" w14:paraId="00000093">
      <w:pPr>
        <w:spacing w:after="9" w:line="259" w:lineRule="auto"/>
        <w:ind w:left="14" w:firstLine="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94">
      <w:pPr>
        <w:pStyle w:val="Heading1"/>
        <w:ind w:left="24" w:right="0" w:firstLine="0"/>
        <w:rPr/>
      </w:pPr>
      <w:r w:rsidDel="00000000" w:rsidR="00000000" w:rsidRPr="00000000">
        <w:rPr>
          <w:rtl w:val="0"/>
        </w:rPr>
        <w:t xml:space="preserve">3.1 Empathy Map Canvas </w:t>
      </w:r>
    </w:p>
    <w:p w:rsidR="00000000" w:rsidDel="00000000" w:rsidP="00000000" w:rsidRDefault="00000000" w:rsidRPr="00000000" w14:paraId="00000095">
      <w:pPr>
        <w:spacing w:after="0" w:line="259" w:lineRule="auto"/>
        <w:ind w:left="14" w:firstLine="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96">
      <w:pPr>
        <w:spacing w:after="173" w:line="259" w:lineRule="auto"/>
        <w:ind w:left="14" w:firstLine="0"/>
        <w:rPr/>
      </w:pPr>
      <w:r w:rsidDel="00000000" w:rsidR="00000000" w:rsidRPr="00000000">
        <w:rPr>
          <w:rtl w:val="0"/>
        </w:rPr>
        <w:t xml:space="preserve">Our primary stakeholders have expressed a mix of excitement and apprehension as we embark on the journey of implementing a public tracking infrastructure and toll payment system using blockchain technology. They acknowledge the potential benefits of this innovation, particularly in terms of enhanced transparency, security, and operational efficiency that smart contracts can bring to central banking. However, they also harbor legitimate concerns surrounding security, privacy, and regulatory uncertainties. It is our mission to address these concerns while delivering the advantages they seek.</w:t>
      </w:r>
      <w:r w:rsidDel="00000000" w:rsidR="00000000" w:rsidRPr="00000000">
        <w:rPr>
          <w:rtl w:val="0"/>
        </w:rPr>
      </w:r>
    </w:p>
    <w:p w:rsidR="00000000" w:rsidDel="00000000" w:rsidP="00000000" w:rsidRDefault="00000000" w:rsidRPr="00000000" w14:paraId="00000097">
      <w:pPr>
        <w:spacing w:after="119" w:line="259" w:lineRule="auto"/>
        <w:ind w:left="0" w:right="1081" w:firstLine="0"/>
        <w:jc w:val="right"/>
        <w:rPr/>
      </w:pPr>
      <w:r w:rsidDel="00000000" w:rsidR="00000000" w:rsidRPr="00000000">
        <w:rPr/>
        <w:drawing>
          <wp:inline distB="0" distT="0" distL="0" distR="0">
            <wp:extent cx="6056328" cy="4281488"/>
            <wp:effectExtent b="0" l="0" r="0" t="0"/>
            <wp:docPr id="506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56328" cy="4281488"/>
                    </a:xfrm>
                    <a:prstGeom prst="rect"/>
                    <a:ln/>
                  </pic:spPr>
                </pic:pic>
              </a:graphicData>
            </a:graphic>
          </wp:inline>
        </w:drawing>
      </w:r>
      <w:sdt>
        <w:sdtPr>
          <w:tag w:val="goog_rdk_0"/>
        </w:sdtPr>
        <w:sdtContent>
          <w:del w:author="thesai jebas" w:id="0" w:date="2023-10-29T07:28:49Z">
            <w:r w:rsidDel="00000000" w:rsidR="00000000" w:rsidRPr="00000000">
              <w:rPr>
                <w:rtl w:val="0"/>
              </w:rPr>
              <w:delText xml:space="preserve"> </w:delText>
            </w:r>
          </w:del>
        </w:sdtContent>
      </w:sdt>
      <w:r w:rsidDel="00000000" w:rsidR="00000000" w:rsidRPr="00000000">
        <w:rPr>
          <w:rtl w:val="0"/>
        </w:rPr>
      </w:r>
    </w:p>
    <w:p w:rsidR="00000000" w:rsidDel="00000000" w:rsidP="00000000" w:rsidRDefault="00000000" w:rsidRPr="00000000" w14:paraId="00000098">
      <w:pPr>
        <w:spacing w:after="183" w:line="259" w:lineRule="auto"/>
        <w:ind w:left="24" w:firstLine="1942"/>
        <w:rPr/>
      </w:pPr>
      <w:r w:rsidDel="00000000" w:rsidR="00000000" w:rsidRPr="00000000">
        <w:rPr>
          <w:b w:val="1"/>
          <w:sz w:val="32"/>
          <w:szCs w:val="32"/>
          <w:rtl w:val="0"/>
        </w:rPr>
        <w:t xml:space="preserve">3.2 Ideation&amp; Brainstorming: </w:t>
      </w:r>
      <w:r w:rsidDel="00000000" w:rsidR="00000000" w:rsidRPr="00000000">
        <w:rPr>
          <w:rtl w:val="0"/>
        </w:rPr>
      </w:r>
    </w:p>
    <w:p w:rsidR="00000000" w:rsidDel="00000000" w:rsidP="00000000" w:rsidRDefault="00000000" w:rsidRPr="00000000" w14:paraId="00000099">
      <w:pPr>
        <w:spacing w:after="212" w:line="250" w:lineRule="auto"/>
        <w:ind w:left="877" w:right="1141" w:firstLine="1942"/>
        <w:rPr>
          <w:b w:val="1"/>
          <w:sz w:val="36"/>
          <w:szCs w:val="36"/>
        </w:rPr>
      </w:pPr>
      <w:r w:rsidDel="00000000" w:rsidR="00000000" w:rsidRPr="00000000">
        <w:rPr>
          <w:b w:val="1"/>
          <w:rtl w:val="0"/>
        </w:rPr>
        <w:t xml:space="preserve">Brainstorm &amp; Idea Prioritization Template:</w:t>
      </w:r>
      <w:r w:rsidDel="00000000" w:rsidR="00000000" w:rsidRPr="00000000">
        <w:rPr>
          <w:b w:val="1"/>
          <w:sz w:val="36"/>
          <w:szCs w:val="36"/>
          <w:rtl w:val="0"/>
        </w:rPr>
        <w:t xml:space="preserve"> </w:t>
      </w:r>
    </w:p>
    <w:p w:rsidR="00000000" w:rsidDel="00000000" w:rsidP="00000000" w:rsidRDefault="00000000" w:rsidRPr="00000000" w14:paraId="0000009A">
      <w:pPr>
        <w:spacing w:after="212" w:line="250" w:lineRule="auto"/>
        <w:ind w:left="877" w:right="1141" w:firstLine="1942"/>
        <w:rPr/>
      </w:pPr>
      <w:r w:rsidDel="00000000" w:rsidR="00000000" w:rsidRPr="00000000">
        <w:rPr>
          <w:rtl w:val="0"/>
        </w:rPr>
        <w:t xml:space="preserve">In our pursuit of implementing smart contracts within the central banking system to enhance efficiency, transparency, and security, we conducted a brainstorming and idea prioritization session to shape our innovative path forward. This session fostered an open and creative environment, encouraging participants to share their forward-thinking ideas. The outcome was a wealth of concepts that hold enormous potential for the transformation of central banking. These ideas spanned various areas, from utilizing blockchain technology to improve monetary policy implementation to tackling challenges like scalability and regulatory compliance. The next phase involves the critical task of prioritizing these ideas through a Toll tracking process. During this process, participants will allocate points to each idea based on its importance and feasibility. The ideas that accumulate the highest points will serve as guiding beacons for our project teams as they construct action plans and establish timelines for implementation. The brainstorming and prioritization process is an ongoing commitment, reflecting our dedication to a culture of continuous improvement as we endeavor to modernize our central bank's operations for the betterment of our economy and society.</w:t>
      </w:r>
      <w:r w:rsidDel="00000000" w:rsidR="00000000" w:rsidRPr="00000000">
        <w:rPr>
          <w:rtl w:val="0"/>
        </w:rPr>
      </w:r>
    </w:p>
    <w:p w:rsidR="00000000" w:rsidDel="00000000" w:rsidP="00000000" w:rsidRDefault="00000000" w:rsidRPr="00000000" w14:paraId="0000009B">
      <w:pPr>
        <w:spacing w:after="280" w:line="239" w:lineRule="auto"/>
        <w:ind w:left="427" w:right="585" w:hanging="428"/>
        <w:jc w:val="both"/>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C">
      <w:pPr>
        <w:spacing w:after="15" w:line="250" w:lineRule="auto"/>
        <w:ind w:left="24" w:right="1141" w:firstLine="0"/>
        <w:rPr/>
      </w:pPr>
      <w:r w:rsidDel="00000000" w:rsidR="00000000" w:rsidRPr="00000000">
        <w:rPr>
          <w:b w:val="1"/>
          <w:rtl w:val="0"/>
        </w:rPr>
        <w:t xml:space="preserve">      Step-1: Team Gathering, Collaboration and Select the Problem Statement </w:t>
      </w:r>
      <w:r w:rsidDel="00000000" w:rsidR="00000000" w:rsidRPr="00000000">
        <w:rPr>
          <w:rtl w:val="0"/>
        </w:rPr>
      </w:r>
    </w:p>
    <w:p w:rsidR="00000000" w:rsidDel="00000000" w:rsidP="00000000" w:rsidRDefault="00000000" w:rsidRPr="00000000" w14:paraId="0000009D">
      <w:pPr>
        <w:spacing w:after="0" w:line="259" w:lineRule="auto"/>
        <w:ind w:left="14" w:firstLine="0"/>
        <w:rPr/>
      </w:pPr>
      <w:r w:rsidDel="00000000" w:rsidR="00000000" w:rsidRPr="00000000">
        <w:rPr>
          <w:rtl w:val="0"/>
        </w:rPr>
        <w:t xml:space="preserve"> </w:t>
      </w:r>
    </w:p>
    <w:p w:rsidR="00000000" w:rsidDel="00000000" w:rsidP="00000000" w:rsidRDefault="00000000" w:rsidRPr="00000000" w14:paraId="0000009E">
      <w:pPr>
        <w:spacing w:after="0" w:line="259" w:lineRule="auto"/>
        <w:ind w:left="0" w:right="291" w:firstLine="0"/>
        <w:jc w:val="right"/>
        <w:rPr/>
      </w:pPr>
      <w:r w:rsidDel="00000000" w:rsidR="00000000" w:rsidRPr="00000000">
        <w:rPr/>
        <w:drawing>
          <wp:inline distB="0" distT="0" distL="0" distR="0">
            <wp:extent cx="6863715" cy="6598920"/>
            <wp:effectExtent b="0" l="0" r="0" t="0"/>
            <wp:docPr id="506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863715" cy="6598920"/>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9F">
      <w:pPr>
        <w:spacing w:after="35"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0">
      <w:pPr>
        <w:spacing w:after="0" w:line="259" w:lineRule="auto"/>
        <w:ind w:left="14"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1">
      <w:pPr>
        <w:spacing w:after="0" w:line="259" w:lineRule="auto"/>
        <w:ind w:left="14"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2">
      <w:pPr>
        <w:spacing w:after="0" w:line="259" w:lineRule="auto"/>
        <w:ind w:left="0" w:right="334" w:firstLine="0"/>
        <w:jc w:val="right"/>
        <w:rPr/>
      </w:pPr>
      <w:r w:rsidDel="00000000" w:rsidR="00000000" w:rsidRPr="00000000">
        <w:rPr>
          <w:rtl w:val="0"/>
        </w:rPr>
      </w:r>
    </w:p>
    <w:p w:rsidR="00000000" w:rsidDel="00000000" w:rsidP="00000000" w:rsidRDefault="00000000" w:rsidRPr="00000000" w14:paraId="000000A3">
      <w:pPr>
        <w:spacing w:after="0"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4">
      <w:pPr>
        <w:spacing w:after="0"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5">
      <w:pPr>
        <w:spacing w:after="0"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6">
      <w:pPr>
        <w:spacing w:after="0"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7">
      <w:pPr>
        <w:spacing w:after="0"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8">
      <w:pPr>
        <w:spacing w:after="0"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9">
      <w:pPr>
        <w:spacing w:after="0" w:line="259" w:lineRule="auto"/>
        <w:rPr/>
      </w:pPr>
      <w:r w:rsidDel="00000000" w:rsidR="00000000" w:rsidRPr="00000000">
        <w:rPr>
          <w:rtl w:val="0"/>
        </w:rPr>
      </w:r>
    </w:p>
    <w:p w:rsidR="00000000" w:rsidDel="00000000" w:rsidP="00000000" w:rsidRDefault="00000000" w:rsidRPr="00000000" w14:paraId="000000AA">
      <w:pPr>
        <w:spacing w:after="15" w:line="250" w:lineRule="auto"/>
        <w:ind w:left="24" w:right="1141" w:firstLine="1942"/>
        <w:rPr/>
      </w:pPr>
      <w:r w:rsidDel="00000000" w:rsidR="00000000" w:rsidRPr="00000000">
        <w:rPr>
          <w:b w:val="1"/>
          <w:rtl w:val="0"/>
        </w:rPr>
        <w:t xml:space="preserve">Step-3: Idea Prioritization </w:t>
      </w:r>
      <w:r w:rsidDel="00000000" w:rsidR="00000000" w:rsidRPr="00000000">
        <w:rPr>
          <w:rtl w:val="0"/>
        </w:rPr>
      </w:r>
    </w:p>
    <w:p w:rsidR="00000000" w:rsidDel="00000000" w:rsidP="00000000" w:rsidRDefault="00000000" w:rsidRPr="00000000" w14:paraId="000000AB">
      <w:pPr>
        <w:spacing w:after="0" w:line="259" w:lineRule="auto"/>
        <w:ind w:left="14" w:firstLine="0"/>
        <w:rPr/>
      </w:pPr>
      <w:r w:rsidDel="00000000" w:rsidR="00000000" w:rsidRPr="00000000">
        <w:rPr>
          <w:b w:val="1"/>
          <w:rtl w:val="0"/>
        </w:rPr>
        <w:t xml:space="preserve"> </w:t>
      </w:r>
      <w:r w:rsidDel="00000000" w:rsidR="00000000" w:rsidRPr="00000000">
        <w:rPr>
          <w:b w:val="1"/>
        </w:rPr>
        <w:drawing>
          <wp:inline distB="114300" distT="114300" distL="114300" distR="114300">
            <wp:extent cx="6860230" cy="5562600"/>
            <wp:effectExtent b="0" l="0" r="0" t="0"/>
            <wp:docPr id="50618"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86023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259" w:lineRule="auto"/>
        <w:ind w:left="0" w:right="379" w:firstLine="0"/>
        <w:jc w:val="right"/>
        <w:rPr/>
      </w:pPr>
      <w:r w:rsidDel="00000000" w:rsidR="00000000" w:rsidRPr="00000000">
        <w:rPr/>
        <w:drawing>
          <wp:inline distB="0" distT="0" distL="0" distR="0">
            <wp:extent cx="6863715" cy="7816215"/>
            <wp:effectExtent b="0" l="0" r="0" t="0"/>
            <wp:docPr id="506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863715" cy="7816215"/>
                    </a:xfrm>
                    <a:prstGeom prst="rect"/>
                    <a:ln/>
                  </pic:spPr>
                </pic:pic>
              </a:graphicData>
            </a:graphic>
          </wp:inline>
        </w:drawing>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D">
      <w:pPr>
        <w:spacing w:after="0"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E">
      <w:pPr>
        <w:spacing w:after="0"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F">
      <w:pPr>
        <w:numPr>
          <w:ilvl w:val="0"/>
          <w:numId w:val="9"/>
        </w:numPr>
        <w:spacing w:after="0" w:line="259" w:lineRule="auto"/>
        <w:ind w:left="408" w:hanging="264"/>
        <w:rPr/>
      </w:pPr>
      <w:r w:rsidDel="00000000" w:rsidR="00000000" w:rsidRPr="00000000">
        <w:rPr>
          <w:b w:val="1"/>
          <w:sz w:val="36"/>
          <w:szCs w:val="36"/>
          <w:rtl w:val="0"/>
        </w:rPr>
        <w:t xml:space="preserve">. REQUIREMENT ANALYSIS</w:t>
      </w:r>
      <w:r w:rsidDel="00000000" w:rsidR="00000000" w:rsidRPr="00000000">
        <w:rPr>
          <w:rtl w:val="0"/>
        </w:rPr>
      </w:r>
    </w:p>
    <w:p w:rsidR="00000000" w:rsidDel="00000000" w:rsidP="00000000" w:rsidRDefault="00000000" w:rsidRPr="00000000" w14:paraId="000000B0">
      <w:pPr>
        <w:spacing w:after="74" w:line="259" w:lineRule="auto"/>
        <w:ind w:left="14"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1">
      <w:pPr>
        <w:numPr>
          <w:ilvl w:val="1"/>
          <w:numId w:val="9"/>
        </w:numPr>
        <w:spacing w:after="4" w:line="259" w:lineRule="auto"/>
        <w:ind w:left="1344" w:hanging="480"/>
        <w:rPr/>
      </w:pPr>
      <w:r w:rsidDel="00000000" w:rsidR="00000000" w:rsidRPr="00000000">
        <w:rPr>
          <w:b w:val="1"/>
          <w:sz w:val="32"/>
          <w:szCs w:val="32"/>
          <w:rtl w:val="0"/>
        </w:rPr>
        <w:t xml:space="preserve">Functional Requirements: </w:t>
      </w:r>
      <w:r w:rsidDel="00000000" w:rsidR="00000000" w:rsidRPr="00000000">
        <w:rPr>
          <w:rtl w:val="0"/>
        </w:rPr>
      </w:r>
    </w:p>
    <w:tbl>
      <w:tblPr>
        <w:tblStyle w:val="Table2"/>
        <w:tblW w:w="10390.0" w:type="dxa"/>
        <w:jc w:val="left"/>
        <w:tblInd w:w="55.0" w:type="dxa"/>
        <w:tblLayout w:type="fixed"/>
        <w:tblLook w:val="0400"/>
      </w:tblPr>
      <w:tblGrid>
        <w:gridCol w:w="2175"/>
        <w:gridCol w:w="2173"/>
        <w:gridCol w:w="2067"/>
        <w:gridCol w:w="3975"/>
        <w:tblGridChange w:id="0">
          <w:tblGrid>
            <w:gridCol w:w="2175"/>
            <w:gridCol w:w="2173"/>
            <w:gridCol w:w="2067"/>
            <w:gridCol w:w="3975"/>
          </w:tblGrid>
        </w:tblGridChange>
      </w:tblGrid>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spacing w:after="0" w:line="259" w:lineRule="auto"/>
              <w:ind w:left="0" w:firstLine="0"/>
              <w:rPr/>
            </w:pPr>
            <w:r w:rsidDel="00000000" w:rsidR="00000000" w:rsidRPr="00000000">
              <w:rPr>
                <w:b w:val="1"/>
                <w:rtl w:val="0"/>
              </w:rPr>
              <w:t xml:space="preserve">Requirement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3">
            <w:pPr>
              <w:spacing w:after="0" w:line="259" w:lineRule="auto"/>
              <w:ind w:left="0" w:firstLine="0"/>
              <w:rPr/>
            </w:pPr>
            <w:r w:rsidDel="00000000" w:rsidR="00000000" w:rsidRPr="00000000">
              <w:rPr>
                <w:b w:val="1"/>
                <w:rtl w:val="0"/>
              </w:rPr>
              <w:t xml:space="preserve">Requirement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4">
            <w:pPr>
              <w:spacing w:after="0" w:line="259" w:lineRule="auto"/>
              <w:ind w:left="0" w:firstLine="0"/>
              <w:rPr/>
            </w:pPr>
            <w:r w:rsidDel="00000000" w:rsidR="00000000" w:rsidRPr="00000000">
              <w:rPr>
                <w:b w:val="1"/>
                <w:rtl w:val="0"/>
              </w:rPr>
              <w:t xml:space="preserve">Priority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spacing w:after="0" w:line="259" w:lineRule="auto"/>
              <w:ind w:left="0" w:right="55" w:firstLine="0"/>
              <w:jc w:val="center"/>
              <w:rPr/>
            </w:pPr>
            <w:r w:rsidDel="00000000" w:rsidR="00000000" w:rsidRPr="00000000">
              <w:rPr>
                <w:b w:val="1"/>
                <w:rtl w:val="0"/>
              </w:rPr>
              <w:t xml:space="preserve">Notes </w:t>
            </w:r>
            <w:r w:rsidDel="00000000" w:rsidR="00000000" w:rsidRPr="00000000">
              <w:rPr>
                <w:rtl w:val="0"/>
              </w:rPr>
            </w:r>
          </w:p>
        </w:tc>
      </w:tr>
      <w:tr>
        <w:trPr>
          <w:cantSplit w:val="0"/>
          <w:trHeight w:val="87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spacing w:after="0" w:line="259" w:lineRule="auto"/>
              <w:ind w:left="0" w:firstLine="0"/>
              <w:rPr/>
            </w:pPr>
            <w:r w:rsidDel="00000000" w:rsidR="00000000" w:rsidRPr="00000000">
              <w:rPr>
                <w:rtl w:val="0"/>
              </w:rPr>
              <w:t xml:space="preserve">FR-001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7">
            <w:pPr>
              <w:spacing w:after="0" w:line="259" w:lineRule="auto"/>
              <w:ind w:left="0" w:firstLine="0"/>
              <w:rPr/>
            </w:pPr>
            <w:r w:rsidDel="00000000" w:rsidR="00000000" w:rsidRPr="00000000">
              <w:rPr>
                <w:rtl w:val="0"/>
              </w:rPr>
              <w:t xml:space="preserve">Voter </w:t>
            </w:r>
          </w:p>
          <w:p w:rsidR="00000000" w:rsidDel="00000000" w:rsidP="00000000" w:rsidRDefault="00000000" w:rsidRPr="00000000" w14:paraId="000000B8">
            <w:pPr>
              <w:spacing w:after="0" w:line="259" w:lineRule="auto"/>
              <w:ind w:left="0" w:firstLine="0"/>
              <w:rPr/>
            </w:pPr>
            <w:r w:rsidDel="00000000" w:rsidR="00000000" w:rsidRPr="00000000">
              <w:rPr>
                <w:rtl w:val="0"/>
              </w:rPr>
              <w:t xml:space="preserve">Registration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spacing w:after="0" w:line="259" w:lineRule="auto"/>
              <w:ind w:left="0"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A">
            <w:pPr>
              <w:spacing w:after="0" w:line="259" w:lineRule="auto"/>
              <w:ind w:left="0" w:firstLine="0"/>
              <w:rPr/>
            </w:pPr>
            <w:r w:rsidDel="00000000" w:rsidR="00000000" w:rsidRPr="00000000">
              <w:rPr>
                <w:rtl w:val="0"/>
              </w:rPr>
              <w:t xml:space="preserve">Eligible voters should be able to register securely. </w:t>
            </w:r>
          </w:p>
        </w:tc>
      </w:tr>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B">
            <w:pPr>
              <w:spacing w:after="0" w:line="259" w:lineRule="auto"/>
              <w:ind w:left="0" w:firstLine="0"/>
              <w:rPr/>
            </w:pPr>
            <w:r w:rsidDel="00000000" w:rsidR="00000000" w:rsidRPr="00000000">
              <w:rPr>
                <w:rtl w:val="0"/>
              </w:rPr>
              <w:t xml:space="preserve">FR-002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C">
            <w:pPr>
              <w:spacing w:after="0" w:line="259" w:lineRule="auto"/>
              <w:ind w:left="0" w:right="54" w:firstLine="0"/>
              <w:jc w:val="center"/>
              <w:rPr/>
            </w:pPr>
            <w:r w:rsidDel="00000000" w:rsidR="00000000" w:rsidRPr="00000000">
              <w:rPr>
                <w:rtl w:val="0"/>
              </w:rPr>
              <w:t xml:space="preserve">Ballot Creation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spacing w:after="0" w:line="259" w:lineRule="auto"/>
              <w:ind w:left="0"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E">
            <w:pPr>
              <w:spacing w:after="0" w:line="259" w:lineRule="auto"/>
              <w:ind w:left="0" w:firstLine="0"/>
              <w:rPr/>
            </w:pPr>
            <w:r w:rsidDel="00000000" w:rsidR="00000000" w:rsidRPr="00000000">
              <w:rPr>
                <w:rtl w:val="0"/>
              </w:rPr>
              <w:t xml:space="preserve">Election administrators create electronic ballots. </w:t>
            </w:r>
          </w:p>
        </w:tc>
      </w:tr>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F">
            <w:pPr>
              <w:spacing w:after="0" w:line="259" w:lineRule="auto"/>
              <w:ind w:left="0" w:firstLine="0"/>
              <w:rPr/>
            </w:pPr>
            <w:r w:rsidDel="00000000" w:rsidR="00000000" w:rsidRPr="00000000">
              <w:rPr>
                <w:rtl w:val="0"/>
              </w:rPr>
              <w:t xml:space="preserve">FR-003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0">
            <w:pPr>
              <w:spacing w:after="0" w:line="259" w:lineRule="auto"/>
              <w:ind w:left="0" w:right="53" w:firstLine="0"/>
              <w:jc w:val="center"/>
              <w:rPr/>
            </w:pPr>
            <w:r w:rsidDel="00000000" w:rsidR="00000000" w:rsidRPr="00000000">
              <w:rPr>
                <w:rtl w:val="0"/>
              </w:rPr>
              <w:t xml:space="preserve">Secure </w:t>
            </w:r>
            <w:r w:rsidDel="00000000" w:rsidR="00000000" w:rsidRPr="00000000">
              <w:rPr>
                <w:rtl w:val="0"/>
              </w:rPr>
              <w:t xml:space="preserve">Toll tracking</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spacing w:after="0" w:line="259" w:lineRule="auto"/>
              <w:ind w:left="0"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C2">
            <w:pPr>
              <w:spacing w:after="0" w:line="259" w:lineRule="auto"/>
              <w:ind w:left="0" w:firstLine="0"/>
              <w:jc w:val="center"/>
              <w:rPr/>
            </w:pPr>
            <w:r w:rsidDel="00000000" w:rsidR="00000000" w:rsidRPr="00000000">
              <w:rPr>
                <w:rtl w:val="0"/>
              </w:rPr>
              <w:t xml:space="preserve">Voters can securely cast their votes electronically. </w:t>
            </w:r>
          </w:p>
        </w:tc>
      </w:tr>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spacing w:after="0" w:line="259" w:lineRule="auto"/>
              <w:ind w:left="0" w:firstLine="0"/>
              <w:rPr/>
            </w:pPr>
            <w:r w:rsidDel="00000000" w:rsidR="00000000" w:rsidRPr="00000000">
              <w:rPr>
                <w:rtl w:val="0"/>
              </w:rPr>
              <w:t xml:space="preserve">FR-004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C4">
            <w:pPr>
              <w:spacing w:after="0" w:line="259" w:lineRule="auto"/>
              <w:ind w:left="0" w:firstLine="0"/>
              <w:rPr/>
            </w:pPr>
            <w:r w:rsidDel="00000000" w:rsidR="00000000" w:rsidRPr="00000000">
              <w:rPr>
                <w:rtl w:val="0"/>
              </w:rPr>
              <w:t xml:space="preserve">Voter </w:t>
            </w:r>
          </w:p>
          <w:p w:rsidR="00000000" w:rsidDel="00000000" w:rsidP="00000000" w:rsidRDefault="00000000" w:rsidRPr="00000000" w14:paraId="000000C5">
            <w:pPr>
              <w:spacing w:after="0" w:line="259" w:lineRule="auto"/>
              <w:ind w:left="0" w:firstLine="0"/>
              <w:rPr/>
            </w:pPr>
            <w:r w:rsidDel="00000000" w:rsidR="00000000" w:rsidRPr="00000000">
              <w:rPr>
                <w:rtl w:val="0"/>
              </w:rPr>
              <w:t xml:space="preserve">Verification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spacing w:after="0" w:line="259" w:lineRule="auto"/>
              <w:ind w:left="48"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C7">
            <w:pPr>
              <w:spacing w:after="0" w:line="259" w:lineRule="auto"/>
              <w:ind w:left="0" w:firstLine="0"/>
              <w:rPr/>
            </w:pPr>
            <w:r w:rsidDel="00000000" w:rsidR="00000000" w:rsidRPr="00000000">
              <w:rPr>
                <w:rtl w:val="0"/>
              </w:rPr>
              <w:t xml:space="preserve">Verify voter identity before allowing them to vote. </w:t>
            </w:r>
          </w:p>
        </w:tc>
      </w:tr>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spacing w:after="0" w:line="259" w:lineRule="auto"/>
              <w:ind w:left="0" w:firstLine="0"/>
              <w:rPr/>
            </w:pPr>
            <w:r w:rsidDel="00000000" w:rsidR="00000000" w:rsidRPr="00000000">
              <w:rPr>
                <w:rtl w:val="0"/>
              </w:rPr>
              <w:t xml:space="preserve">FR-005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C9">
            <w:pPr>
              <w:spacing w:after="0" w:line="259" w:lineRule="auto"/>
              <w:ind w:left="0" w:firstLine="0"/>
              <w:rPr/>
            </w:pPr>
            <w:r w:rsidDel="00000000" w:rsidR="00000000" w:rsidRPr="00000000">
              <w:rPr>
                <w:rtl w:val="0"/>
              </w:rPr>
              <w:t xml:space="preserve">Block chain-</w:t>
            </w:r>
          </w:p>
          <w:p w:rsidR="00000000" w:rsidDel="00000000" w:rsidP="00000000" w:rsidRDefault="00000000" w:rsidRPr="00000000" w14:paraId="000000CA">
            <w:pPr>
              <w:spacing w:after="0" w:line="259" w:lineRule="auto"/>
              <w:ind w:left="0" w:firstLine="0"/>
              <w:rPr/>
            </w:pPr>
            <w:r w:rsidDel="00000000" w:rsidR="00000000" w:rsidRPr="00000000">
              <w:rPr>
                <w:rtl w:val="0"/>
              </w:rPr>
              <w:t xml:space="preserve">Based </w:t>
            </w:r>
            <w:r w:rsidDel="00000000" w:rsidR="00000000" w:rsidRPr="00000000">
              <w:rPr>
                <w:rtl w:val="0"/>
              </w:rPr>
              <w:t xml:space="preserve">Toll tracking</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B">
            <w:pPr>
              <w:spacing w:after="0" w:line="259" w:lineRule="auto"/>
              <w:ind w:left="0"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CC">
            <w:pPr>
              <w:spacing w:after="0" w:line="259" w:lineRule="auto"/>
              <w:ind w:left="0" w:firstLine="0"/>
              <w:jc w:val="center"/>
              <w:rPr/>
            </w:pPr>
            <w:r w:rsidDel="00000000" w:rsidR="00000000" w:rsidRPr="00000000">
              <w:rPr>
                <w:rtl w:val="0"/>
              </w:rPr>
              <w:t xml:space="preserve">Record all votes as transactions on the blockchain. </w:t>
            </w:r>
          </w:p>
        </w:tc>
      </w:tr>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spacing w:after="0" w:line="259" w:lineRule="auto"/>
              <w:ind w:left="0" w:firstLine="0"/>
              <w:rPr/>
            </w:pPr>
            <w:r w:rsidDel="00000000" w:rsidR="00000000" w:rsidRPr="00000000">
              <w:rPr>
                <w:rtl w:val="0"/>
              </w:rPr>
              <w:t xml:space="preserve">FR-006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CE">
            <w:pPr>
              <w:spacing w:after="0" w:line="259" w:lineRule="auto"/>
              <w:ind w:left="0" w:firstLine="0"/>
              <w:rPr/>
            </w:pPr>
            <w:r w:rsidDel="00000000" w:rsidR="00000000" w:rsidRPr="00000000">
              <w:rPr>
                <w:rtl w:val="0"/>
              </w:rPr>
              <w:t xml:space="preserve">Transparency and Auditing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spacing w:after="0" w:line="259" w:lineRule="auto"/>
              <w:ind w:left="0"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D0">
            <w:pPr>
              <w:spacing w:after="0" w:line="259" w:lineRule="auto"/>
              <w:ind w:left="0" w:firstLine="0"/>
              <w:rPr/>
            </w:pPr>
            <w:r w:rsidDel="00000000" w:rsidR="00000000" w:rsidRPr="00000000">
              <w:rPr>
                <w:rtl w:val="0"/>
              </w:rPr>
              <w:t xml:space="preserve">Allow real-time auditing and verification of results. </w:t>
            </w:r>
          </w:p>
        </w:tc>
      </w:tr>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1">
            <w:pPr>
              <w:spacing w:after="0" w:line="259" w:lineRule="auto"/>
              <w:ind w:left="0" w:firstLine="0"/>
              <w:rPr/>
            </w:pPr>
            <w:r w:rsidDel="00000000" w:rsidR="00000000" w:rsidRPr="00000000">
              <w:rPr>
                <w:rtl w:val="0"/>
              </w:rPr>
              <w:t xml:space="preserve">FR-007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spacing w:after="0" w:line="259" w:lineRule="auto"/>
              <w:ind w:left="0" w:firstLine="0"/>
              <w:rPr/>
            </w:pPr>
            <w:r w:rsidDel="00000000" w:rsidR="00000000" w:rsidRPr="00000000">
              <w:rPr>
                <w:rtl w:val="0"/>
              </w:rPr>
              <w:t xml:space="preserve">Decentralization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3">
            <w:pPr>
              <w:spacing w:after="0" w:line="259" w:lineRule="auto"/>
              <w:ind w:left="0"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D4">
            <w:pPr>
              <w:spacing w:after="0" w:line="259" w:lineRule="auto"/>
              <w:ind w:left="0" w:firstLine="0"/>
              <w:jc w:val="both"/>
              <w:rPr/>
            </w:pPr>
            <w:r w:rsidDel="00000000" w:rsidR="00000000" w:rsidRPr="00000000">
              <w:rPr>
                <w:rtl w:val="0"/>
              </w:rPr>
              <w:t xml:space="preserve">Distribute the </w:t>
            </w:r>
            <w:r w:rsidDel="00000000" w:rsidR="00000000" w:rsidRPr="00000000">
              <w:rPr>
                <w:rtl w:val="0"/>
              </w:rPr>
              <w:t xml:space="preserve">Toll tracking</w:t>
            </w:r>
            <w:r w:rsidDel="00000000" w:rsidR="00000000" w:rsidRPr="00000000">
              <w:rPr>
                <w:rtl w:val="0"/>
              </w:rPr>
              <w:t xml:space="preserve"> process across a decentralized network. </w:t>
            </w:r>
          </w:p>
        </w:tc>
      </w:tr>
      <w:tr>
        <w:trPr>
          <w:cantSplit w:val="0"/>
          <w:trHeight w:val="12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line="259" w:lineRule="auto"/>
              <w:ind w:left="0" w:firstLine="0"/>
              <w:rPr/>
            </w:pPr>
            <w:r w:rsidDel="00000000" w:rsidR="00000000" w:rsidRPr="00000000">
              <w:rPr>
                <w:rtl w:val="0"/>
              </w:rPr>
              <w:t xml:space="preserve">FR-008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0" w:line="259" w:lineRule="auto"/>
              <w:ind w:left="0" w:firstLine="0"/>
              <w:rPr/>
            </w:pPr>
            <w:r w:rsidDel="00000000" w:rsidR="00000000" w:rsidRPr="00000000">
              <w:rPr>
                <w:rtl w:val="0"/>
              </w:rPr>
              <w:t xml:space="preserve">Smart Contracts</w:t>
            </w:r>
            <w:r w:rsidDel="00000000" w:rsidR="00000000" w:rsidRPr="00000000">
              <w:rPr>
                <w:color w:val="37415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0" w:line="259" w:lineRule="auto"/>
              <w:ind w:left="0"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D8">
            <w:pPr>
              <w:spacing w:after="0" w:line="259" w:lineRule="auto"/>
              <w:ind w:left="0" w:right="39" w:firstLine="0"/>
              <w:rPr/>
            </w:pPr>
            <w:r w:rsidDel="00000000" w:rsidR="00000000" w:rsidRPr="00000000">
              <w:rPr>
                <w:rtl w:val="0"/>
              </w:rPr>
              <w:t xml:space="preserve">Automate aspects of the election process using smart contracts.</w:t>
            </w:r>
            <w:r w:rsidDel="00000000" w:rsidR="00000000" w:rsidRPr="00000000">
              <w:rPr>
                <w:color w:val="374151"/>
                <w:rtl w:val="0"/>
              </w:rPr>
              <w:t xml:space="preserve"> </w:t>
            </w:r>
            <w:r w:rsidDel="00000000" w:rsidR="00000000" w:rsidRPr="00000000">
              <w:rPr>
                <w:rtl w:val="0"/>
              </w:rPr>
            </w:r>
          </w:p>
        </w:tc>
      </w:tr>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9">
            <w:pPr>
              <w:spacing w:after="0" w:line="259" w:lineRule="auto"/>
              <w:ind w:left="0" w:firstLine="0"/>
              <w:rPr/>
            </w:pPr>
            <w:r w:rsidDel="00000000" w:rsidR="00000000" w:rsidRPr="00000000">
              <w:rPr>
                <w:rtl w:val="0"/>
              </w:rPr>
              <w:t xml:space="preserve">FR-009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spacing w:after="0" w:line="259" w:lineRule="auto"/>
              <w:ind w:left="0" w:firstLine="0"/>
              <w:rPr/>
            </w:pPr>
            <w:r w:rsidDel="00000000" w:rsidR="00000000" w:rsidRPr="00000000">
              <w:rPr>
                <w:rtl w:val="0"/>
              </w:rPr>
              <w:t xml:space="preserve">Accessibility</w:t>
            </w:r>
            <w:r w:rsidDel="00000000" w:rsidR="00000000" w:rsidRPr="00000000">
              <w:rPr>
                <w:color w:val="37415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spacing w:after="0" w:line="259" w:lineRule="auto"/>
              <w:ind w:left="0" w:firstLine="0"/>
              <w:rPr/>
            </w:pPr>
            <w:r w:rsidDel="00000000" w:rsidR="00000000" w:rsidRPr="00000000">
              <w:rPr>
                <w:rtl w:val="0"/>
              </w:rPr>
              <w:t xml:space="preserve">Medium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DC">
            <w:pPr>
              <w:spacing w:after="0" w:line="259" w:lineRule="auto"/>
              <w:ind w:left="0" w:firstLine="0"/>
              <w:rPr/>
            </w:pPr>
            <w:r w:rsidDel="00000000" w:rsidR="00000000" w:rsidRPr="00000000">
              <w:rPr>
                <w:rtl w:val="0"/>
              </w:rPr>
              <w:t xml:space="preserve">Ensure the system is accessible to all eligible voters.</w:t>
            </w:r>
            <w:r w:rsidDel="00000000" w:rsidR="00000000" w:rsidRPr="00000000">
              <w:rPr>
                <w:color w:val="374151"/>
                <w:rtl w:val="0"/>
              </w:rPr>
              <w:t xml:space="preserve"> </w:t>
            </w:r>
            <w:r w:rsidDel="00000000" w:rsidR="00000000" w:rsidRPr="00000000">
              <w:rPr>
                <w:rtl w:val="0"/>
              </w:rPr>
            </w:r>
          </w:p>
        </w:tc>
      </w:tr>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D">
            <w:pPr>
              <w:spacing w:after="0" w:line="259" w:lineRule="auto"/>
              <w:ind w:left="0" w:firstLine="0"/>
              <w:rPr/>
            </w:pPr>
            <w:r w:rsidDel="00000000" w:rsidR="00000000" w:rsidRPr="00000000">
              <w:rPr>
                <w:rtl w:val="0"/>
              </w:rPr>
              <w:t xml:space="preserve">FR-010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DE">
            <w:pPr>
              <w:spacing w:after="0" w:line="259" w:lineRule="auto"/>
              <w:ind w:left="0" w:firstLine="0"/>
              <w:rPr/>
            </w:pPr>
            <w:r w:rsidDel="00000000" w:rsidR="00000000" w:rsidRPr="00000000">
              <w:rPr>
                <w:rtl w:val="0"/>
              </w:rPr>
              <w:t xml:space="preserve">Results </w:t>
            </w:r>
          </w:p>
          <w:p w:rsidR="00000000" w:rsidDel="00000000" w:rsidP="00000000" w:rsidRDefault="00000000" w:rsidRPr="00000000" w14:paraId="000000DF">
            <w:pPr>
              <w:spacing w:after="0" w:line="259" w:lineRule="auto"/>
              <w:ind w:left="0" w:firstLine="0"/>
              <w:rPr/>
            </w:pPr>
            <w:r w:rsidDel="00000000" w:rsidR="00000000" w:rsidRPr="00000000">
              <w:rPr>
                <w:rtl w:val="0"/>
              </w:rPr>
              <w:t xml:space="preserve">Publication</w:t>
            </w:r>
            <w:r w:rsidDel="00000000" w:rsidR="00000000" w:rsidRPr="00000000">
              <w:rPr>
                <w:color w:val="37415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0">
            <w:pPr>
              <w:spacing w:after="0" w:line="259" w:lineRule="auto"/>
              <w:ind w:left="48"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E1">
            <w:pPr>
              <w:spacing w:after="0" w:line="259" w:lineRule="auto"/>
              <w:ind w:left="0" w:firstLine="0"/>
              <w:rPr/>
            </w:pPr>
            <w:r w:rsidDel="00000000" w:rsidR="00000000" w:rsidRPr="00000000">
              <w:rPr>
                <w:rtl w:val="0"/>
              </w:rPr>
              <w:t xml:space="preserve">Provide a platform for publishing election results.</w:t>
            </w:r>
            <w:r w:rsidDel="00000000" w:rsidR="00000000" w:rsidRPr="00000000">
              <w:rPr>
                <w:color w:val="374151"/>
                <w:rtl w:val="0"/>
              </w:rPr>
              <w:t xml:space="preserve"> </w:t>
            </w:r>
            <w:r w:rsidDel="00000000" w:rsidR="00000000" w:rsidRPr="00000000">
              <w:rPr>
                <w:rtl w:val="0"/>
              </w:rPr>
            </w:r>
          </w:p>
        </w:tc>
      </w:tr>
      <w:tr>
        <w:trPr>
          <w:cantSplit w:val="0"/>
          <w:trHeight w:val="16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0" w:line="259" w:lineRule="auto"/>
              <w:ind w:left="0" w:firstLine="0"/>
              <w:rPr/>
            </w:pPr>
            <w:r w:rsidDel="00000000" w:rsidR="00000000" w:rsidRPr="00000000">
              <w:rPr>
                <w:rtl w:val="0"/>
              </w:rPr>
              <w:t xml:space="preserve">FR-011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3">
            <w:pPr>
              <w:spacing w:after="0" w:line="259" w:lineRule="auto"/>
              <w:ind w:left="0" w:firstLine="0"/>
              <w:rPr/>
            </w:pPr>
            <w:r w:rsidDel="00000000" w:rsidR="00000000" w:rsidRPr="00000000">
              <w:rPr>
                <w:rtl w:val="0"/>
              </w:rPr>
              <w:t xml:space="preserve">Data Protection and Privacy</w:t>
            </w:r>
            <w:r w:rsidDel="00000000" w:rsidR="00000000" w:rsidRPr="00000000">
              <w:rPr>
                <w:color w:val="37415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0" w:line="259" w:lineRule="auto"/>
              <w:ind w:left="0"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259" w:lineRule="auto"/>
              <w:ind w:left="0" w:firstLine="108"/>
              <w:rPr/>
            </w:pPr>
            <w:r w:rsidDel="00000000" w:rsidR="00000000" w:rsidRPr="00000000">
              <w:rPr>
                <w:rtl w:val="0"/>
              </w:rPr>
              <w:t xml:space="preserve">Store voter data securely and in compliance with privacy regulations.</w:t>
            </w:r>
            <w:r w:rsidDel="00000000" w:rsidR="00000000" w:rsidRPr="00000000">
              <w:rPr>
                <w:color w:val="374151"/>
                <w:rtl w:val="0"/>
              </w:rPr>
              <w:t xml:space="preserve"> </w:t>
            </w:r>
            <w:r w:rsidDel="00000000" w:rsidR="00000000" w:rsidRPr="00000000">
              <w:rPr>
                <w:rtl w:val="0"/>
              </w:rPr>
            </w:r>
          </w:p>
        </w:tc>
      </w:tr>
      <w:tr>
        <w:trPr>
          <w:cantSplit w:val="0"/>
          <w:trHeight w:val="69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6">
            <w:pPr>
              <w:spacing w:after="0" w:line="259" w:lineRule="auto"/>
              <w:ind w:left="0" w:firstLine="0"/>
              <w:rPr/>
            </w:pPr>
            <w:r w:rsidDel="00000000" w:rsidR="00000000" w:rsidRPr="00000000">
              <w:rPr>
                <w:rtl w:val="0"/>
              </w:rPr>
              <w:t xml:space="preserve">FR-012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7">
            <w:pPr>
              <w:spacing w:after="0" w:line="259" w:lineRule="auto"/>
              <w:ind w:left="94" w:firstLine="0"/>
              <w:rPr/>
            </w:pPr>
            <w:r w:rsidDel="00000000" w:rsidR="00000000" w:rsidRPr="00000000">
              <w:rPr>
                <w:rtl w:val="0"/>
              </w:rPr>
              <w:t xml:space="preserve">Voter Support</w:t>
            </w:r>
            <w:r w:rsidDel="00000000" w:rsidR="00000000" w:rsidRPr="00000000">
              <w:rPr>
                <w:color w:val="37415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8">
            <w:pPr>
              <w:spacing w:after="0" w:line="259" w:lineRule="auto"/>
              <w:ind w:left="0" w:firstLine="0"/>
              <w:rPr/>
            </w:pPr>
            <w:r w:rsidDel="00000000" w:rsidR="00000000" w:rsidRPr="00000000">
              <w:rPr>
                <w:rtl w:val="0"/>
              </w:rPr>
              <w:t xml:space="preserve">Medium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59" w:lineRule="auto"/>
              <w:ind w:left="0" w:firstLine="0"/>
              <w:rPr/>
            </w:pPr>
            <w:r w:rsidDel="00000000" w:rsidR="00000000" w:rsidRPr="00000000">
              <w:rPr>
                <w:rtl w:val="0"/>
              </w:rPr>
              <w:t xml:space="preserve">Offer support to voters encountering technical issues. </w:t>
            </w:r>
          </w:p>
        </w:tc>
      </w:tr>
    </w:tbl>
    <w:p w:rsidR="00000000" w:rsidDel="00000000" w:rsidP="00000000" w:rsidRDefault="00000000" w:rsidRPr="00000000" w14:paraId="000000EA">
      <w:pPr>
        <w:spacing w:after="55" w:line="259" w:lineRule="auto"/>
        <w:ind w:left="14" w:firstLine="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EB">
      <w:pPr>
        <w:spacing w:after="0" w:line="259" w:lineRule="auto"/>
        <w:ind w:left="14" w:firstLine="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EC">
      <w:pPr>
        <w:numPr>
          <w:ilvl w:val="1"/>
          <w:numId w:val="9"/>
        </w:numPr>
        <w:spacing w:after="122" w:line="259" w:lineRule="auto"/>
        <w:ind w:left="1344" w:hanging="480"/>
        <w:rPr/>
      </w:pPr>
      <w:r w:rsidDel="00000000" w:rsidR="00000000" w:rsidRPr="00000000">
        <w:rPr>
          <w:b w:val="1"/>
          <w:sz w:val="32"/>
          <w:szCs w:val="32"/>
          <w:rtl w:val="0"/>
        </w:rPr>
        <w:t xml:space="preserve">Non-functional Requirements: </w:t>
      </w:r>
      <w:r w:rsidDel="00000000" w:rsidR="00000000" w:rsidRPr="00000000">
        <w:rPr>
          <w:rtl w:val="0"/>
        </w:rPr>
      </w:r>
    </w:p>
    <w:p w:rsidR="00000000" w:rsidDel="00000000" w:rsidP="00000000" w:rsidRDefault="00000000" w:rsidRPr="00000000" w14:paraId="000000ED">
      <w:pPr>
        <w:spacing w:after="200" w:line="250" w:lineRule="auto"/>
        <w:ind w:left="10" w:right="1157" w:firstLine="1942"/>
        <w:jc w:val="right"/>
        <w:rPr/>
      </w:pPr>
      <w:r w:rsidDel="00000000" w:rsidR="00000000" w:rsidRPr="00000000">
        <w:rPr>
          <w:rtl w:val="0"/>
        </w:rPr>
        <w:t xml:space="preserve">Following are the non-functional requirements of the proposed solution</w:t>
      </w:r>
    </w:p>
    <w:tbl>
      <w:tblPr>
        <w:tblStyle w:val="Table3"/>
        <w:tblW w:w="9489.0" w:type="dxa"/>
        <w:jc w:val="left"/>
        <w:tblInd w:w="507.0" w:type="dxa"/>
        <w:tblLayout w:type="fixed"/>
        <w:tblLook w:val="0400"/>
      </w:tblPr>
      <w:tblGrid>
        <w:gridCol w:w="2064"/>
        <w:gridCol w:w="2192"/>
        <w:gridCol w:w="1829"/>
        <w:gridCol w:w="3404"/>
        <w:tblGridChange w:id="0">
          <w:tblGrid>
            <w:gridCol w:w="2064"/>
            <w:gridCol w:w="2192"/>
            <w:gridCol w:w="1829"/>
            <w:gridCol w:w="3404"/>
          </w:tblGrid>
        </w:tblGridChange>
      </w:tblGrid>
      <w:tr>
        <w:trPr>
          <w:cantSplit w:val="0"/>
          <w:trHeight w:val="8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spacing w:after="0" w:line="259" w:lineRule="auto"/>
              <w:ind w:left="108" w:firstLine="0"/>
              <w:jc w:val="both"/>
              <w:rPr/>
            </w:pPr>
            <w:r w:rsidDel="00000000" w:rsidR="00000000" w:rsidRPr="00000000">
              <w:rPr>
                <w:rtl w:val="0"/>
              </w:rPr>
              <w:t xml:space="preserve">Requirement ID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EF">
            <w:pPr>
              <w:spacing w:after="0" w:line="259" w:lineRule="auto"/>
              <w:ind w:left="106" w:firstLine="0"/>
              <w:rPr/>
            </w:pPr>
            <w:r w:rsidDel="00000000" w:rsidR="00000000" w:rsidRPr="00000000">
              <w:rPr>
                <w:rtl w:val="0"/>
              </w:rPr>
              <w:t xml:space="preserve">Requirement Description</w:t>
            </w:r>
            <w:r w:rsidDel="00000000" w:rsidR="00000000" w:rsidRPr="00000000">
              <w:rPr>
                <w:color w:val="37415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0">
            <w:pPr>
              <w:spacing w:after="0" w:line="259" w:lineRule="auto"/>
              <w:ind w:left="108" w:firstLine="0"/>
              <w:rPr/>
            </w:pPr>
            <w:r w:rsidDel="00000000" w:rsidR="00000000" w:rsidRPr="00000000">
              <w:rPr>
                <w:rtl w:val="0"/>
              </w:rPr>
              <w:t xml:space="preserve">Priority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after="0" w:line="259" w:lineRule="auto"/>
              <w:ind w:left="106" w:firstLine="0"/>
              <w:rPr/>
            </w:pPr>
            <w:r w:rsidDel="00000000" w:rsidR="00000000" w:rsidRPr="00000000">
              <w:rPr>
                <w:rtl w:val="0"/>
              </w:rPr>
              <w:t xml:space="preserve">Notes</w:t>
            </w:r>
            <w:r w:rsidDel="00000000" w:rsidR="00000000" w:rsidRPr="00000000">
              <w:rPr>
                <w:color w:val="374151"/>
                <w:rtl w:val="0"/>
              </w:rPr>
              <w:t xml:space="preserve"> </w:t>
            </w:r>
            <w:r w:rsidDel="00000000" w:rsidR="00000000" w:rsidRPr="00000000">
              <w:rPr>
                <w:rtl w:val="0"/>
              </w:rPr>
            </w:r>
          </w:p>
        </w:tc>
      </w:tr>
      <w:tr>
        <w:trPr>
          <w:cantSplit w:val="0"/>
          <w:trHeight w:val="15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59" w:lineRule="auto"/>
              <w:ind w:left="108" w:firstLine="0"/>
              <w:rPr/>
            </w:pPr>
            <w:r w:rsidDel="00000000" w:rsidR="00000000" w:rsidRPr="00000000">
              <w:rPr>
                <w:rtl w:val="0"/>
              </w:rPr>
              <w:t xml:space="preserve">NFR-001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0" w:line="259" w:lineRule="auto"/>
              <w:ind w:left="106" w:firstLine="0"/>
              <w:rPr/>
            </w:pPr>
            <w:r w:rsidDel="00000000" w:rsidR="00000000" w:rsidRPr="00000000">
              <w:rPr>
                <w:rtl w:val="0"/>
              </w:rPr>
              <w:t xml:space="preserve">Performance: </w:t>
            </w:r>
          </w:p>
          <w:p w:rsidR="00000000" w:rsidDel="00000000" w:rsidP="00000000" w:rsidRDefault="00000000" w:rsidRPr="00000000" w14:paraId="000000F4">
            <w:pPr>
              <w:spacing w:after="0" w:line="259" w:lineRule="auto"/>
              <w:ind w:left="106" w:firstLine="0"/>
              <w:jc w:val="both"/>
              <w:rPr/>
            </w:pPr>
            <w:r w:rsidDel="00000000" w:rsidR="00000000" w:rsidRPr="00000000">
              <w:rPr>
                <w:rtl w:val="0"/>
              </w:rPr>
              <w:t xml:space="preserve">Response time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0" w:line="259" w:lineRule="auto"/>
              <w:ind w:left="108"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F6">
            <w:pPr>
              <w:spacing w:after="0" w:line="259" w:lineRule="auto"/>
              <w:ind w:left="106" w:right="76" w:firstLine="721"/>
              <w:rPr/>
            </w:pPr>
            <w:r w:rsidDel="00000000" w:rsidR="00000000" w:rsidRPr="00000000">
              <w:rPr>
                <w:rtl w:val="0"/>
              </w:rPr>
              <w:t xml:space="preserve">The system should respond to user actions within a specified time limit.</w:t>
            </w:r>
            <w:r w:rsidDel="00000000" w:rsidR="00000000" w:rsidRPr="00000000">
              <w:rPr>
                <w:color w:val="374151"/>
                <w:rtl w:val="0"/>
              </w:rPr>
              <w:t xml:space="preserve"> </w:t>
            </w:r>
            <w:r w:rsidDel="00000000" w:rsidR="00000000" w:rsidRPr="00000000">
              <w:rPr>
                <w:rtl w:val="0"/>
              </w:rPr>
            </w:r>
          </w:p>
        </w:tc>
      </w:tr>
      <w:tr>
        <w:trPr>
          <w:cantSplit w:val="0"/>
          <w:trHeight w:val="19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0" w:line="259" w:lineRule="auto"/>
              <w:ind w:left="108" w:firstLine="0"/>
              <w:rPr/>
            </w:pPr>
            <w:r w:rsidDel="00000000" w:rsidR="00000000" w:rsidRPr="00000000">
              <w:rPr>
                <w:rtl w:val="0"/>
              </w:rPr>
              <w:t xml:space="preserve">NFR-002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8">
            <w:pPr>
              <w:spacing w:after="0" w:line="259" w:lineRule="auto"/>
              <w:ind w:left="106" w:firstLine="0"/>
              <w:rPr/>
            </w:pPr>
            <w:r w:rsidDel="00000000" w:rsidR="00000000" w:rsidRPr="00000000">
              <w:rPr>
                <w:rtl w:val="0"/>
              </w:rPr>
              <w:t xml:space="preserve">Security: Data encryption and protection</w:t>
            </w:r>
            <w:r w:rsidDel="00000000" w:rsidR="00000000" w:rsidRPr="00000000">
              <w:rPr>
                <w:color w:val="37415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0" w:line="259" w:lineRule="auto"/>
              <w:ind w:left="108"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0" w:line="259" w:lineRule="auto"/>
              <w:ind w:left="106" w:firstLine="721"/>
              <w:rPr/>
            </w:pPr>
            <w:r w:rsidDel="00000000" w:rsidR="00000000" w:rsidRPr="00000000">
              <w:rPr>
                <w:rtl w:val="0"/>
              </w:rPr>
              <w:t xml:space="preserve">All voter data and transactions must be encrypted and protected</w:t>
            </w:r>
            <w:r w:rsidDel="00000000" w:rsidR="00000000" w:rsidRPr="00000000">
              <w:rPr>
                <w:color w:val="374151"/>
                <w:rtl w:val="0"/>
              </w:rPr>
              <w:t xml:space="preserve"> </w:t>
            </w:r>
            <w:r w:rsidDel="00000000" w:rsidR="00000000" w:rsidRPr="00000000">
              <w:rPr>
                <w:rtl w:val="0"/>
              </w:rPr>
            </w:r>
          </w:p>
        </w:tc>
      </w:tr>
      <w:tr>
        <w:trPr>
          <w:cantSplit w:val="0"/>
          <w:trHeight w:val="12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0" w:line="259" w:lineRule="auto"/>
              <w:ind w:left="108" w:firstLine="0"/>
              <w:rPr/>
            </w:pPr>
            <w:r w:rsidDel="00000000" w:rsidR="00000000" w:rsidRPr="00000000">
              <w:rPr>
                <w:rtl w:val="0"/>
              </w:rPr>
              <w:t xml:space="preserve">NFR-003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FC">
            <w:pPr>
              <w:spacing w:after="0" w:line="259" w:lineRule="auto"/>
              <w:ind w:left="106" w:firstLine="720"/>
              <w:rPr/>
            </w:pPr>
            <w:r w:rsidDel="00000000" w:rsidR="00000000" w:rsidRPr="00000000">
              <w:rPr>
                <w:rtl w:val="0"/>
              </w:rPr>
              <w:t xml:space="preserve">Scalability: Handling increased load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0" w:line="259" w:lineRule="auto"/>
              <w:ind w:left="108" w:firstLine="0"/>
              <w:rPr/>
            </w:pPr>
            <w:r w:rsidDel="00000000" w:rsidR="00000000" w:rsidRPr="00000000">
              <w:rPr>
                <w:rtl w:val="0"/>
              </w:rPr>
              <w:t xml:space="preserve">Medium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259" w:lineRule="auto"/>
              <w:ind w:left="106" w:right="64" w:firstLine="0"/>
              <w:rPr/>
            </w:pPr>
            <w:r w:rsidDel="00000000" w:rsidR="00000000" w:rsidRPr="00000000">
              <w:rPr>
                <w:rtl w:val="0"/>
              </w:rPr>
              <w:t xml:space="preserve">The system should be able to handle a growing number of voters   </w:t>
            </w:r>
          </w:p>
        </w:tc>
      </w:tr>
      <w:tr>
        <w:trPr>
          <w:cantSplit w:val="0"/>
          <w:trHeight w:val="122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0" w:line="259" w:lineRule="auto"/>
              <w:ind w:left="108" w:firstLine="0"/>
              <w:rPr/>
            </w:pPr>
            <w:r w:rsidDel="00000000" w:rsidR="00000000" w:rsidRPr="00000000">
              <w:rPr>
                <w:rtl w:val="0"/>
              </w:rPr>
              <w:t xml:space="preserve">NFR-004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spacing w:after="0" w:line="259" w:lineRule="auto"/>
              <w:ind w:left="106" w:firstLine="0"/>
              <w:rPr/>
            </w:pPr>
            <w:r w:rsidDel="00000000" w:rsidR="00000000" w:rsidRPr="00000000">
              <w:rPr>
                <w:rtl w:val="0"/>
              </w:rPr>
              <w:t xml:space="preserve">Reliability: </w:t>
            </w:r>
          </w:p>
          <w:p w:rsidR="00000000" w:rsidDel="00000000" w:rsidP="00000000" w:rsidRDefault="00000000" w:rsidRPr="00000000" w14:paraId="00000101">
            <w:pPr>
              <w:spacing w:after="0" w:line="259" w:lineRule="auto"/>
              <w:ind w:left="106" w:firstLine="0"/>
              <w:jc w:val="both"/>
              <w:rPr/>
            </w:pPr>
            <w:r w:rsidDel="00000000" w:rsidR="00000000" w:rsidRPr="00000000">
              <w:rPr>
                <w:rtl w:val="0"/>
              </w:rPr>
              <w:t xml:space="preserve">System uptime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spacing w:after="0" w:line="259" w:lineRule="auto"/>
              <w:ind w:left="108" w:firstLine="0"/>
              <w:rPr/>
            </w:pPr>
            <w:r w:rsidDel="00000000" w:rsidR="00000000" w:rsidRPr="00000000">
              <w:rPr>
                <w:rtl w:val="0"/>
              </w:rPr>
              <w:t xml:space="preserve">High </w:t>
            </w:r>
          </w:p>
          <w:p w:rsidR="00000000" w:rsidDel="00000000" w:rsidP="00000000" w:rsidRDefault="00000000" w:rsidRPr="00000000" w14:paraId="00000103">
            <w:pPr>
              <w:spacing w:after="0" w:line="259" w:lineRule="auto"/>
              <w:ind w:left="-9" w:firstLine="0"/>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4">
            <w:pPr>
              <w:spacing w:after="0" w:line="259" w:lineRule="auto"/>
              <w:ind w:left="106" w:firstLine="0"/>
              <w:rPr/>
            </w:pPr>
            <w:r w:rsidDel="00000000" w:rsidR="00000000" w:rsidRPr="00000000">
              <w:rPr>
                <w:rtl w:val="0"/>
              </w:rPr>
              <w:t xml:space="preserve"> The system should be </w:t>
            </w:r>
          </w:p>
          <w:p w:rsidR="00000000" w:rsidDel="00000000" w:rsidP="00000000" w:rsidRDefault="00000000" w:rsidRPr="00000000" w14:paraId="00000105">
            <w:pPr>
              <w:spacing w:after="0" w:line="259" w:lineRule="auto"/>
              <w:ind w:left="106" w:firstLine="0"/>
              <w:jc w:val="both"/>
              <w:rPr/>
            </w:pPr>
            <w:r w:rsidDel="00000000" w:rsidR="00000000" w:rsidRPr="00000000">
              <w:rPr>
                <w:rtl w:val="0"/>
              </w:rPr>
              <w:t xml:space="preserve">highly reliable with minimal </w:t>
            </w:r>
          </w:p>
          <w:p w:rsidR="00000000" w:rsidDel="00000000" w:rsidP="00000000" w:rsidRDefault="00000000" w:rsidRPr="00000000" w14:paraId="00000106">
            <w:pPr>
              <w:spacing w:after="0" w:line="259" w:lineRule="auto"/>
              <w:ind w:left="106" w:firstLine="0"/>
              <w:rPr/>
            </w:pPr>
            <w:r w:rsidDel="00000000" w:rsidR="00000000" w:rsidRPr="00000000">
              <w:rPr>
                <w:rtl w:val="0"/>
              </w:rPr>
              <w:t xml:space="preserve">downtime</w:t>
            </w:r>
            <w:r w:rsidDel="00000000" w:rsidR="00000000" w:rsidRPr="00000000">
              <w:rPr>
                <w:color w:val="374151"/>
                <w:rtl w:val="0"/>
              </w:rPr>
              <w:t xml:space="preserve"> </w:t>
            </w:r>
            <w:r w:rsidDel="00000000" w:rsidR="00000000" w:rsidRPr="00000000">
              <w:rPr>
                <w:rtl w:val="0"/>
              </w:rPr>
            </w:r>
          </w:p>
        </w:tc>
      </w:tr>
      <w:tr>
        <w:trPr>
          <w:cantSplit w:val="0"/>
          <w:trHeight w:val="1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0" w:line="259" w:lineRule="auto"/>
              <w:ind w:left="108" w:firstLine="0"/>
              <w:rPr/>
            </w:pPr>
            <w:r w:rsidDel="00000000" w:rsidR="00000000" w:rsidRPr="00000000">
              <w:rPr>
                <w:rtl w:val="0"/>
              </w:rPr>
              <w:t xml:space="preserve">NFR-005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0" w:line="259" w:lineRule="auto"/>
              <w:ind w:left="106" w:firstLine="720"/>
              <w:rPr/>
            </w:pPr>
            <w:r w:rsidDel="00000000" w:rsidR="00000000" w:rsidRPr="00000000">
              <w:rPr>
                <w:rtl w:val="0"/>
              </w:rPr>
              <w:t xml:space="preserve">Usability: User interface</w:t>
            </w:r>
            <w:r w:rsidDel="00000000" w:rsidR="00000000" w:rsidRPr="00000000">
              <w:rPr>
                <w:color w:val="37415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0" w:line="259" w:lineRule="auto"/>
              <w:ind w:left="108" w:firstLine="0"/>
              <w:rPr/>
            </w:pPr>
            <w:r w:rsidDel="00000000" w:rsidR="00000000" w:rsidRPr="00000000">
              <w:rPr>
                <w:rtl w:val="0"/>
              </w:rPr>
              <w:t xml:space="preserve">High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A">
            <w:pPr>
              <w:spacing w:after="0" w:line="259" w:lineRule="auto"/>
              <w:ind w:left="106" w:firstLine="0"/>
              <w:rPr/>
            </w:pPr>
            <w:r w:rsidDel="00000000" w:rsidR="00000000" w:rsidRPr="00000000">
              <w:rPr>
                <w:color w:val="374151"/>
                <w:rtl w:val="0"/>
              </w:rPr>
              <w:t xml:space="preserve"> </w:t>
            </w:r>
            <w:r w:rsidDel="00000000" w:rsidR="00000000" w:rsidRPr="00000000">
              <w:rPr>
                <w:rtl w:val="0"/>
              </w:rPr>
            </w:r>
          </w:p>
          <w:p w:rsidR="00000000" w:rsidDel="00000000" w:rsidP="00000000" w:rsidRDefault="00000000" w:rsidRPr="00000000" w14:paraId="0000010B">
            <w:pPr>
              <w:spacing w:after="0" w:line="259" w:lineRule="auto"/>
              <w:ind w:left="106" w:right="57" w:firstLine="0"/>
              <w:rPr/>
            </w:pPr>
            <w:r w:rsidDel="00000000" w:rsidR="00000000" w:rsidRPr="00000000">
              <w:rPr>
                <w:rtl w:val="0"/>
              </w:rPr>
              <w:t xml:space="preserve">The user interface should be intuitive and userfriendly </w:t>
            </w:r>
          </w:p>
        </w:tc>
      </w:tr>
      <w:tr>
        <w:trPr>
          <w:cantSplit w:val="0"/>
          <w:trHeight w:val="30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259" w:lineRule="auto"/>
              <w:ind w:left="108" w:firstLine="0"/>
              <w:rPr/>
            </w:pPr>
            <w:r w:rsidDel="00000000" w:rsidR="00000000" w:rsidRPr="00000000">
              <w:rPr>
                <w:rtl w:val="0"/>
              </w:rPr>
              <w:t xml:space="preserve">NFR-006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0D">
            <w:pPr>
              <w:spacing w:after="0" w:line="259" w:lineRule="auto"/>
              <w:ind w:left="106" w:firstLine="0"/>
              <w:rPr/>
            </w:pPr>
            <w:r w:rsidDel="00000000" w:rsidR="00000000" w:rsidRPr="00000000">
              <w:rPr>
                <w:color w:val="374151"/>
                <w:rtl w:val="0"/>
              </w:rPr>
              <w:t xml:space="preserve"> </w:t>
            </w:r>
            <w:r w:rsidDel="00000000" w:rsidR="00000000" w:rsidRPr="00000000">
              <w:rPr>
                <w:rtl w:val="0"/>
              </w:rPr>
            </w:r>
          </w:p>
          <w:p w:rsidR="00000000" w:rsidDel="00000000" w:rsidP="00000000" w:rsidRDefault="00000000" w:rsidRPr="00000000" w14:paraId="0000010E">
            <w:pPr>
              <w:spacing w:after="482" w:line="239" w:lineRule="auto"/>
              <w:ind w:left="106" w:right="23" w:firstLine="0"/>
              <w:rPr/>
            </w:pPr>
            <w:r w:rsidDel="00000000" w:rsidR="00000000" w:rsidRPr="00000000">
              <w:rPr>
                <w:rtl w:val="0"/>
              </w:rPr>
              <w:t xml:space="preserve">Compliance: Legal and regulatory requirements</w:t>
            </w:r>
            <w:r w:rsidDel="00000000" w:rsidR="00000000" w:rsidRPr="00000000">
              <w:rPr>
                <w:color w:val="374151"/>
                <w:rtl w:val="0"/>
              </w:rPr>
              <w:t xml:space="preserve"> </w:t>
            </w:r>
            <w:r w:rsidDel="00000000" w:rsidR="00000000" w:rsidRPr="00000000">
              <w:rPr>
                <w:rtl w:val="0"/>
              </w:rPr>
            </w:r>
          </w:p>
          <w:p w:rsidR="00000000" w:rsidDel="00000000" w:rsidP="00000000" w:rsidRDefault="00000000" w:rsidRPr="00000000" w14:paraId="0000010F">
            <w:pPr>
              <w:spacing w:after="0" w:line="259" w:lineRule="auto"/>
              <w:ind w:left="826" w:firstLine="0"/>
              <w:rPr/>
            </w:pPr>
            <w:r w:rsidDel="00000000" w:rsidR="00000000" w:rsidRPr="00000000">
              <w:rPr>
                <w:color w:val="37415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0" w:line="259" w:lineRule="auto"/>
              <w:ind w:left="108" w:firstLine="0"/>
              <w:rPr/>
            </w:pPr>
            <w:r w:rsidDel="00000000" w:rsidR="00000000" w:rsidRPr="00000000">
              <w:rPr>
                <w:rtl w:val="0"/>
              </w:rPr>
              <w:t xml:space="preserve">Medium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line="259" w:lineRule="auto"/>
              <w:ind w:left="106" w:firstLine="0"/>
              <w:rPr/>
            </w:pPr>
            <w:r w:rsidDel="00000000" w:rsidR="00000000" w:rsidRPr="00000000">
              <w:rPr>
                <w:rtl w:val="0"/>
              </w:rPr>
              <w:t xml:space="preserve">The system should comply with all relevant election laws and regulations</w:t>
            </w:r>
            <w:r w:rsidDel="00000000" w:rsidR="00000000" w:rsidRPr="00000000">
              <w:rPr>
                <w:color w:val="374151"/>
                <w:rtl w:val="0"/>
              </w:rPr>
              <w:t xml:space="preserve"> </w:t>
            </w:r>
            <w:r w:rsidDel="00000000" w:rsidR="00000000" w:rsidRPr="00000000">
              <w:rPr>
                <w:rtl w:val="0"/>
              </w:rPr>
            </w:r>
          </w:p>
        </w:tc>
      </w:tr>
    </w:tbl>
    <w:p w:rsidR="00000000" w:rsidDel="00000000" w:rsidP="00000000" w:rsidRDefault="00000000" w:rsidRPr="00000000" w14:paraId="00000112">
      <w:pPr>
        <w:numPr>
          <w:ilvl w:val="0"/>
          <w:numId w:val="9"/>
        </w:numPr>
        <w:spacing w:after="183" w:line="259" w:lineRule="auto"/>
        <w:ind w:left="408" w:hanging="264"/>
        <w:rPr/>
      </w:pPr>
      <w:r w:rsidDel="00000000" w:rsidR="00000000" w:rsidRPr="00000000">
        <w:rPr>
          <w:b w:val="1"/>
          <w:sz w:val="36"/>
          <w:szCs w:val="36"/>
          <w:rtl w:val="0"/>
        </w:rPr>
        <w:t xml:space="preserve">. PROJECT DESIGN: </w:t>
      </w:r>
      <w:r w:rsidDel="00000000" w:rsidR="00000000" w:rsidRPr="00000000">
        <w:rPr>
          <w:rtl w:val="0"/>
        </w:rPr>
      </w:r>
    </w:p>
    <w:p w:rsidR="00000000" w:rsidDel="00000000" w:rsidP="00000000" w:rsidRDefault="00000000" w:rsidRPr="00000000" w14:paraId="00000113">
      <w:pPr>
        <w:pStyle w:val="Heading1"/>
        <w:spacing w:after="191" w:lineRule="auto"/>
        <w:ind w:left="293" w:right="0" w:firstLine="0"/>
        <w:rPr/>
      </w:pPr>
      <w:r w:rsidDel="00000000" w:rsidR="00000000" w:rsidRPr="00000000">
        <w:rPr>
          <w:rtl w:val="0"/>
        </w:rPr>
        <w:t xml:space="preserve">5.1 Data Flow Diagram </w:t>
      </w:r>
    </w:p>
    <w:p w:rsidR="00000000" w:rsidDel="00000000" w:rsidP="00000000" w:rsidRDefault="00000000" w:rsidRPr="00000000" w14:paraId="00000114">
      <w:pPr>
        <w:spacing w:after="130" w:lineRule="auto"/>
        <w:ind w:left="1006" w:right="881" w:firstLine="1941.9999999999995"/>
        <w:rPr/>
      </w:pPr>
      <w:r w:rsidDel="00000000" w:rsidR="00000000" w:rsidRPr="00000000">
        <w:rPr>
          <w:rtl w:val="0"/>
        </w:rPr>
        <w:t xml:space="preserve">                    A Data Flow Diagram (DFD) is a traditional visual representation of the information flows within a system. A neat and                            DFD can depict the right amount of the system requirement graphically. It shows data entering and leaving the system, what changes the information, and where data is stored. </w:t>
      </w:r>
    </w:p>
    <w:p w:rsidR="00000000" w:rsidDel="00000000" w:rsidP="00000000" w:rsidRDefault="00000000" w:rsidRPr="00000000" w14:paraId="00000115">
      <w:pPr>
        <w:ind w:left="298" w:right="881" w:firstLine="1942"/>
        <w:rPr/>
      </w:pPr>
      <w:r w:rsidDel="00000000" w:rsidR="00000000" w:rsidRPr="00000000">
        <w:rPr>
          <w:sz w:val="22"/>
          <w:szCs w:val="22"/>
          <w:rtl w:val="0"/>
        </w:rPr>
        <w:t xml:space="preserve">                                                             </w:t>
      </w:r>
      <w:r w:rsidDel="00000000" w:rsidR="00000000" w:rsidRPr="00000000">
        <w:rPr>
          <w:rtl w:val="0"/>
        </w:rPr>
        <w:t xml:space="preserve">Example: DFD Level 0 (Industry Standard) </w:t>
      </w:r>
    </w:p>
    <w:p w:rsidR="00000000" w:rsidDel="00000000" w:rsidP="00000000" w:rsidRDefault="00000000" w:rsidRPr="00000000" w14:paraId="00000116">
      <w:pPr>
        <w:spacing w:line="259" w:lineRule="auto"/>
        <w:ind w:left="288"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17">
      <w:pPr>
        <w:spacing w:after="0" w:line="259" w:lineRule="auto"/>
        <w:ind w:left="0" w:right="117" w:firstLine="0"/>
        <w:jc w:val="right"/>
        <w:rPr/>
      </w:pPr>
      <w:r w:rsidDel="00000000" w:rsidR="00000000" w:rsidRPr="00000000">
        <w:rPr>
          <w:rtl w:val="0"/>
        </w:rPr>
      </w:r>
    </w:p>
    <w:p w:rsidR="00000000" w:rsidDel="00000000" w:rsidP="00000000" w:rsidRDefault="00000000" w:rsidRPr="00000000" w14:paraId="00000118">
      <w:pPr>
        <w:pStyle w:val="Heading1"/>
        <w:spacing w:after="183" w:lineRule="auto"/>
        <w:ind w:left="293" w:right="0" w:firstLine="0"/>
        <w:rPr/>
      </w:pPr>
      <w:r w:rsidDel="00000000" w:rsidR="00000000" w:rsidRPr="00000000">
        <w:rPr>
          <w:rtl w:val="0"/>
        </w:rPr>
        <w:t xml:space="preserve">5.2 Solution Architecture</w:t>
      </w: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119">
      <w:pPr>
        <w:spacing w:after="166" w:line="250" w:lineRule="auto"/>
        <w:ind w:left="867" w:right="1141" w:firstLine="1942"/>
        <w:rPr/>
      </w:pPr>
      <w:r w:rsidDel="00000000" w:rsidR="00000000" w:rsidRPr="00000000">
        <w:rPr>
          <w:b w:val="1"/>
          <w:rtl w:val="0"/>
        </w:rPr>
        <w:t xml:space="preserve">Solution Architecture: </w:t>
      </w:r>
      <w:r w:rsidDel="00000000" w:rsidR="00000000" w:rsidRPr="00000000">
        <w:rPr>
          <w:rtl w:val="0"/>
        </w:rPr>
      </w:r>
    </w:p>
    <w:p w:rsidR="00000000" w:rsidDel="00000000" w:rsidP="00000000" w:rsidRDefault="00000000" w:rsidRPr="00000000" w14:paraId="0000011A">
      <w:pPr>
        <w:spacing w:after="36" w:lineRule="auto"/>
        <w:ind w:left="1723" w:right="1779" w:firstLine="1942"/>
        <w:rPr/>
      </w:pPr>
      <w:r w:rsidDel="00000000" w:rsidR="00000000" w:rsidRPr="00000000">
        <w:rPr>
          <w:rtl w:val="0"/>
        </w:rPr>
        <w:t xml:space="preserve">Solution architecture is a complex process – with many sub-processes – that bridges the gap between business problem sand technology solutions. Its goals are to: </w:t>
      </w:r>
    </w:p>
    <w:p w:rsidR="00000000" w:rsidDel="00000000" w:rsidP="00000000" w:rsidRDefault="00000000" w:rsidRPr="00000000" w14:paraId="0000011B">
      <w:pPr>
        <w:spacing w:after="0" w:line="259" w:lineRule="auto"/>
        <w:ind w:left="288" w:firstLine="0"/>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11C">
      <w:pPr>
        <w:numPr>
          <w:ilvl w:val="0"/>
          <w:numId w:val="1"/>
        </w:numPr>
        <w:spacing w:after="136" w:lineRule="auto"/>
        <w:ind w:left="2448" w:right="881" w:hanging="360"/>
        <w:rPr/>
      </w:pPr>
      <w:r w:rsidDel="00000000" w:rsidR="00000000" w:rsidRPr="00000000">
        <w:rPr>
          <w:rtl w:val="0"/>
        </w:rPr>
        <w:t xml:space="preserve">Find the best tech solution to solve existing business problems. </w:t>
      </w:r>
    </w:p>
    <w:p w:rsidR="00000000" w:rsidDel="00000000" w:rsidP="00000000" w:rsidRDefault="00000000" w:rsidRPr="00000000" w14:paraId="0000011D">
      <w:pPr>
        <w:numPr>
          <w:ilvl w:val="0"/>
          <w:numId w:val="1"/>
        </w:numPr>
        <w:ind w:left="2448" w:right="881" w:hanging="360"/>
        <w:rPr/>
      </w:pPr>
      <w:r w:rsidDel="00000000" w:rsidR="00000000" w:rsidRPr="00000000">
        <w:rPr>
          <w:rtl w:val="0"/>
        </w:rPr>
        <w:t xml:space="preserve">Describe the structure, characteristics, behavior, and other aspects of the software to project stakeholders. </w:t>
      </w:r>
    </w:p>
    <w:p w:rsidR="00000000" w:rsidDel="00000000" w:rsidP="00000000" w:rsidRDefault="00000000" w:rsidRPr="00000000" w14:paraId="0000011E">
      <w:pPr>
        <w:numPr>
          <w:ilvl w:val="0"/>
          <w:numId w:val="1"/>
        </w:numPr>
        <w:spacing w:after="139" w:lineRule="auto"/>
        <w:ind w:left="2448" w:right="881" w:hanging="360"/>
        <w:rPr/>
      </w:pPr>
      <w:r w:rsidDel="00000000" w:rsidR="00000000" w:rsidRPr="00000000">
        <w:rPr>
          <w:rtl w:val="0"/>
        </w:rPr>
        <w:t xml:space="preserve">Define features, development phases, and solution requirements. </w:t>
      </w:r>
    </w:p>
    <w:p w:rsidR="00000000" w:rsidDel="00000000" w:rsidP="00000000" w:rsidRDefault="00000000" w:rsidRPr="00000000" w14:paraId="0000011F">
      <w:pPr>
        <w:spacing w:after="15" w:line="250" w:lineRule="auto"/>
        <w:ind w:left="865" w:right="1141" w:firstLine="1942"/>
        <w:rPr/>
      </w:pPr>
      <w:r w:rsidDel="00000000" w:rsidR="00000000" w:rsidRPr="00000000">
        <w:rPr>
          <w:b w:val="1"/>
          <w:rtl w:val="0"/>
        </w:rPr>
        <w:t xml:space="preserve">Example: Solution Architecture Diagram: </w:t>
      </w:r>
      <w:r w:rsidDel="00000000" w:rsidR="00000000" w:rsidRPr="00000000">
        <w:rPr>
          <w:rtl w:val="0"/>
        </w:rPr>
      </w:r>
    </w:p>
    <w:p w:rsidR="00000000" w:rsidDel="00000000" w:rsidP="00000000" w:rsidRDefault="00000000" w:rsidRPr="00000000" w14:paraId="00000120">
      <w:pPr>
        <w:spacing w:after="0" w:line="259" w:lineRule="auto"/>
        <w:ind w:left="288" w:firstLine="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21">
      <w:pPr>
        <w:spacing w:after="10" w:line="259" w:lineRule="auto"/>
        <w:ind w:left="288" w:firstLine="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22">
      <w:pPr>
        <w:spacing w:after="0" w:line="259" w:lineRule="auto"/>
        <w:ind w:left="288" w:firstLine="0"/>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123">
      <w:pPr>
        <w:spacing w:after="0" w:line="259" w:lineRule="auto"/>
        <w:ind w:left="288" w:firstLine="0"/>
        <w:rPr/>
      </w:pPr>
      <w:r w:rsidDel="00000000" w:rsidR="00000000" w:rsidRPr="00000000">
        <w:rPr>
          <w:rtl w:val="0"/>
        </w:rPr>
      </w:r>
    </w:p>
    <w:p w:rsidR="00000000" w:rsidDel="00000000" w:rsidP="00000000" w:rsidRDefault="00000000" w:rsidRPr="00000000" w14:paraId="00000124">
      <w:pPr>
        <w:spacing w:after="0" w:line="259" w:lineRule="auto"/>
        <w:ind w:left="288" w:firstLine="0"/>
        <w:rPr/>
      </w:pPr>
      <w:r w:rsidDel="00000000" w:rsidR="00000000" w:rsidRPr="00000000">
        <w:rPr>
          <w:rtl w:val="0"/>
        </w:rPr>
      </w:r>
    </w:p>
    <w:p w:rsidR="00000000" w:rsidDel="00000000" w:rsidP="00000000" w:rsidRDefault="00000000" w:rsidRPr="00000000" w14:paraId="00000125">
      <w:pPr>
        <w:spacing w:after="0" w:line="259" w:lineRule="auto"/>
        <w:ind w:left="288" w:firstLine="0"/>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126">
      <w:pPr>
        <w:numPr>
          <w:ilvl w:val="0"/>
          <w:numId w:val="2"/>
        </w:numPr>
        <w:spacing w:after="0" w:line="259" w:lineRule="auto"/>
        <w:ind w:left="537" w:hanging="264"/>
        <w:rPr/>
      </w:pPr>
      <w:r w:rsidDel="00000000" w:rsidR="00000000" w:rsidRPr="00000000">
        <w:rPr>
          <w:b w:val="1"/>
          <w:sz w:val="36"/>
          <w:szCs w:val="36"/>
          <w:rtl w:val="0"/>
        </w:rPr>
        <w:t xml:space="preserve">. PROJECT PLANNING AND SCHEDULING: </w:t>
      </w:r>
      <w:r w:rsidDel="00000000" w:rsidR="00000000" w:rsidRPr="00000000">
        <w:rPr>
          <w:rtl w:val="0"/>
        </w:rPr>
      </w:r>
    </w:p>
    <w:p w:rsidR="00000000" w:rsidDel="00000000" w:rsidP="00000000" w:rsidRDefault="00000000" w:rsidRPr="00000000" w14:paraId="00000127">
      <w:pPr>
        <w:spacing w:after="19" w:line="259" w:lineRule="auto"/>
        <w:ind w:left="28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8">
      <w:pPr>
        <w:spacing w:after="4" w:line="259" w:lineRule="auto"/>
        <w:ind w:left="293" w:firstLine="1942"/>
        <w:rPr/>
      </w:pPr>
      <w:r w:rsidDel="00000000" w:rsidR="00000000" w:rsidRPr="00000000">
        <w:rPr>
          <w:b w:val="1"/>
          <w:sz w:val="32"/>
          <w:szCs w:val="32"/>
          <w:rtl w:val="0"/>
        </w:rPr>
        <w:t xml:space="preserve">6.1 Technical Architecture: </w:t>
      </w:r>
      <w:r w:rsidDel="00000000" w:rsidR="00000000" w:rsidRPr="00000000">
        <w:rPr>
          <w:rtl w:val="0"/>
        </w:rPr>
      </w:r>
    </w:p>
    <w:p w:rsidR="00000000" w:rsidDel="00000000" w:rsidP="00000000" w:rsidRDefault="00000000" w:rsidRPr="00000000" w14:paraId="00000129">
      <w:pPr>
        <w:spacing w:after="0" w:line="259" w:lineRule="auto"/>
        <w:ind w:left="28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A">
      <w:pPr>
        <w:spacing w:after="129" w:lineRule="auto"/>
        <w:ind w:left="298" w:right="881" w:firstLine="1942"/>
        <w:rPr/>
      </w:pPr>
      <w:r w:rsidDel="00000000" w:rsidR="00000000" w:rsidRPr="00000000">
        <w:rPr>
          <w:rtl w:val="0"/>
        </w:rPr>
        <w:t xml:space="preserve">                              Technical Architecture (TA) is a form of IT architecture that is used to design computer systems. It involves the development of a technical blueprint with regard to the arrangement, interaction, and interdependence of all elements so that system-relevant requirements are met. </w:t>
      </w:r>
      <w:r w:rsidDel="00000000" w:rsidR="00000000" w:rsidRPr="00000000">
        <w:rPr>
          <w:rtl w:val="0"/>
        </w:rPr>
      </w:r>
    </w:p>
    <w:p w:rsidR="00000000" w:rsidDel="00000000" w:rsidP="00000000" w:rsidRDefault="00000000" w:rsidRPr="00000000" w14:paraId="0000012B">
      <w:pPr>
        <w:spacing w:after="117" w:line="259" w:lineRule="auto"/>
        <w:ind w:left="288" w:firstLine="0"/>
        <w:rPr>
          <w:b w:val="1"/>
        </w:rPr>
      </w:pPr>
      <w:r w:rsidDel="00000000" w:rsidR="00000000" w:rsidRPr="00000000">
        <w:rPr>
          <w:b w:val="1"/>
          <w:sz w:val="32"/>
          <w:szCs w:val="32"/>
          <w:rtl w:val="0"/>
        </w:rPr>
        <w:t xml:space="preserve"> </w:t>
      </w:r>
      <w:r w:rsidDel="00000000" w:rsidR="00000000" w:rsidRPr="00000000">
        <w:rPr>
          <w:b w:val="1"/>
          <w:rtl w:val="0"/>
        </w:rPr>
        <w:tab/>
        <w:t xml:space="preserve">6.2 Sprint Planning &amp; Estimation </w:t>
      </w:r>
    </w:p>
    <w:p w:rsidR="00000000" w:rsidDel="00000000" w:rsidP="00000000" w:rsidRDefault="00000000" w:rsidRPr="00000000" w14:paraId="0000012C">
      <w:pPr>
        <w:spacing w:after="215" w:line="259" w:lineRule="auto"/>
        <w:ind w:left="287" w:firstLine="0"/>
        <w:rPr/>
      </w:pPr>
      <w:r w:rsidDel="00000000" w:rsidR="00000000" w:rsidRPr="00000000">
        <w:rPr>
          <w:rtl w:val="0"/>
        </w:rPr>
      </w:r>
    </w:p>
    <w:p w:rsidR="00000000" w:rsidDel="00000000" w:rsidP="00000000" w:rsidRDefault="00000000" w:rsidRPr="00000000" w14:paraId="0000012D">
      <w:pPr>
        <w:spacing w:after="117" w:line="259" w:lineRule="auto"/>
        <w:ind w:left="288" w:firstLine="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2E">
      <w:pPr>
        <w:spacing w:after="117" w:line="259" w:lineRule="auto"/>
        <w:ind w:left="288" w:firstLine="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2F">
      <w:pPr>
        <w:spacing w:after="119" w:line="259" w:lineRule="auto"/>
        <w:ind w:left="288" w:firstLine="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30">
      <w:pPr>
        <w:spacing w:after="117" w:line="259" w:lineRule="auto"/>
        <w:ind w:left="288" w:firstLine="0"/>
        <w:rPr/>
      </w:pPr>
      <w:r w:rsidDel="00000000" w:rsidR="00000000" w:rsidRPr="00000000">
        <w:rPr>
          <w:b w:val="1"/>
          <w:sz w:val="32"/>
          <w:szCs w:val="32"/>
          <w:rtl w:val="0"/>
        </w:rPr>
        <w:t xml:space="preserve"> </w:t>
      </w:r>
      <w:r w:rsidDel="00000000" w:rsidR="00000000" w:rsidRPr="00000000">
        <w:rPr>
          <w:rtl w:val="0"/>
        </w:rPr>
      </w:r>
    </w:p>
    <w:sdt>
      <w:sdtPr>
        <w:tag w:val="goog_rdk_1"/>
      </w:sdtPr>
      <w:sdtContent>
        <w:p w:rsidR="00000000" w:rsidDel="00000000" w:rsidP="00000000" w:rsidRDefault="00000000" w:rsidRPr="00000000" w14:paraId="00000131">
          <w:pPr>
            <w:spacing w:after="117" w:line="259" w:lineRule="auto"/>
            <w:ind w:left="288" w:firstLine="0"/>
            <w:rPr/>
            <w:pPrChange w:author="thesai jebas" w:id="0" w:date="2023-10-30T13:32:22Z">
              <w:pPr>
                <w:spacing w:after="117" w:line="259" w:lineRule="auto"/>
                <w:ind w:left="288" w:firstLine="0"/>
              </w:pPr>
            </w:pPrChange>
          </w:pPr>
          <w:r w:rsidDel="00000000" w:rsidR="00000000" w:rsidRPr="00000000">
            <w:rPr>
              <w:rtl w:val="0"/>
            </w:rPr>
          </w:r>
        </w:p>
      </w:sdtContent>
    </w:sdt>
    <w:p w:rsidR="00000000" w:rsidDel="00000000" w:rsidP="00000000" w:rsidRDefault="00000000" w:rsidRPr="00000000" w14:paraId="00000132">
      <w:pPr>
        <w:spacing w:after="175" w:line="259" w:lineRule="auto"/>
        <w:ind w:left="288" w:firstLine="0"/>
        <w:rPr/>
      </w:pPr>
      <w:r w:rsidDel="00000000" w:rsidR="00000000" w:rsidRPr="00000000">
        <w:rPr>
          <w:b w:val="1"/>
          <w:color w:val="4f81bd"/>
          <w:sz w:val="22"/>
          <w:szCs w:val="22"/>
          <w:rtl w:val="0"/>
        </w:rPr>
        <w:t xml:space="preserve"> </w:t>
      </w:r>
      <w:r w:rsidDel="00000000" w:rsidR="00000000" w:rsidRPr="00000000">
        <w:rPr>
          <w:rtl w:val="0"/>
        </w:rPr>
      </w:r>
    </w:p>
    <w:p w:rsidR="00000000" w:rsidDel="00000000" w:rsidP="00000000" w:rsidRDefault="00000000" w:rsidRPr="00000000" w14:paraId="00000133">
      <w:pPr>
        <w:spacing w:after="27" w:line="259" w:lineRule="auto"/>
        <w:ind w:left="288" w:firstLine="0"/>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134">
      <w:pPr>
        <w:numPr>
          <w:ilvl w:val="0"/>
          <w:numId w:val="3"/>
        </w:numPr>
        <w:spacing w:after="0" w:line="259" w:lineRule="auto"/>
        <w:ind w:left="633" w:hanging="360"/>
        <w:rPr/>
      </w:pPr>
      <w:r w:rsidDel="00000000" w:rsidR="00000000" w:rsidRPr="00000000">
        <w:rPr>
          <w:b w:val="1"/>
          <w:sz w:val="36"/>
          <w:szCs w:val="36"/>
          <w:rtl w:val="0"/>
        </w:rPr>
        <w:t xml:space="preserve">CODING &amp; SOLUTIONING: </w:t>
      </w:r>
      <w:r w:rsidDel="00000000" w:rsidR="00000000" w:rsidRPr="00000000">
        <w:rPr>
          <w:rtl w:val="0"/>
        </w:rPr>
      </w:r>
    </w:p>
    <w:p w:rsidR="00000000" w:rsidDel="00000000" w:rsidP="00000000" w:rsidRDefault="00000000" w:rsidRPr="00000000" w14:paraId="00000135">
      <w:pPr>
        <w:spacing w:after="71" w:line="259" w:lineRule="auto"/>
        <w:ind w:left="28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6">
      <w:pPr>
        <w:spacing w:after="4" w:line="259" w:lineRule="auto"/>
        <w:ind w:left="293" w:firstLine="1942"/>
        <w:rPr/>
      </w:pPr>
      <w:r w:rsidDel="00000000" w:rsidR="00000000" w:rsidRPr="00000000">
        <w:rPr>
          <w:b w:val="1"/>
          <w:sz w:val="32"/>
          <w:szCs w:val="32"/>
          <w:rtl w:val="0"/>
        </w:rPr>
        <w:t xml:space="preserve">7.1 Home page: </w:t>
      </w:r>
      <w:r w:rsidDel="00000000" w:rsidR="00000000" w:rsidRPr="00000000">
        <w:rPr>
          <w:rtl w:val="0"/>
        </w:rPr>
      </w:r>
    </w:p>
    <w:p w:rsidR="00000000" w:rsidDel="00000000" w:rsidP="00000000" w:rsidRDefault="00000000" w:rsidRPr="00000000" w14:paraId="00000137">
      <w:pPr>
        <w:spacing w:after="0" w:line="259" w:lineRule="auto"/>
        <w:ind w:left="172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8">
      <w:pPr>
        <w:spacing w:after="15" w:line="250" w:lineRule="auto"/>
        <w:ind w:left="298" w:right="1141" w:firstLine="1942"/>
        <w:rPr/>
      </w:pPr>
      <w:r w:rsidDel="00000000" w:rsidR="00000000" w:rsidRPr="00000000">
        <w:rPr>
          <w:b w:val="1"/>
          <w:rtl w:val="0"/>
        </w:rPr>
        <w:t xml:space="preserve">home.js </w:t>
      </w:r>
      <w:r w:rsidDel="00000000" w:rsidR="00000000" w:rsidRPr="00000000">
        <w:rPr>
          <w:rtl w:val="0"/>
        </w:rPr>
      </w:r>
    </w:p>
    <w:p w:rsidR="00000000" w:rsidDel="00000000" w:rsidP="00000000" w:rsidRDefault="00000000" w:rsidRPr="00000000" w14:paraId="0000013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Container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'react-bootstrap'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'bootstrap/dist/css/bootstrap.min.css'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contract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"./connector"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TollAmount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setTollAmount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Manufacturer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setManufacturer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TranId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setTranId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Owner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setOwner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BookId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setBookId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BookDet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setBookDet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setBatch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Qty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setQty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setCus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Wallet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setWallet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handleTollAmount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setTollAmount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handleToll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contract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payTollAmount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TollAmount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wait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transactionHash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wait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handleDrugId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setTranId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handleNewOwner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setOwner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handleTransfer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contract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transferDrugOwnership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wait</w:t>
      </w:r>
      <w:r w:rsidDel="00000000" w:rsidR="00000000" w:rsidRPr="00000000">
        <w:rPr>
          <w:rFonts w:ascii="Courier New" w:cs="Courier New" w:eastAsia="Courier New" w:hAnsi="Courier New"/>
          <w:color w:val="cccccc"/>
          <w:sz w:val="21"/>
          <w:szCs w:val="21"/>
          <w:rtl w:val="0"/>
        </w:rPr>
        <w:t xml:space="preserve">);import React, { useState } from "react";</w:t>
      </w:r>
    </w:p>
    <w:p w:rsidR="00000000" w:rsidDel="00000000" w:rsidP="00000000" w:rsidRDefault="00000000" w:rsidRPr="00000000" w14:paraId="0000017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import { Button, Container, Row, Col } from 'react-bootstrap';</w:t>
      </w:r>
    </w:p>
    <w:p w:rsidR="00000000" w:rsidDel="00000000" w:rsidP="00000000" w:rsidRDefault="00000000" w:rsidRPr="00000000" w14:paraId="0000017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import 'bootstrap/dist/css/bootstrap.min.css';</w:t>
      </w:r>
    </w:p>
    <w:p w:rsidR="00000000" w:rsidDel="00000000" w:rsidP="00000000" w:rsidRDefault="00000000" w:rsidRPr="00000000" w14:paraId="0000017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import { contract } from "./connector";</w:t>
      </w:r>
    </w:p>
    <w:p w:rsidR="00000000" w:rsidDel="00000000" w:rsidP="00000000" w:rsidRDefault="00000000" w:rsidRPr="00000000" w14:paraId="0000017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function Home() {</w:t>
      </w:r>
    </w:p>
    <w:p w:rsidR="00000000" w:rsidDel="00000000" w:rsidP="00000000" w:rsidRDefault="00000000" w:rsidRPr="00000000" w14:paraId="0000017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[Id, setId] = useState("");</w:t>
      </w:r>
    </w:p>
    <w:p w:rsidR="00000000" w:rsidDel="00000000" w:rsidP="00000000" w:rsidRDefault="00000000" w:rsidRPr="00000000" w14:paraId="0000017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[TollAmount, setTollAmount] = useState("");</w:t>
      </w:r>
    </w:p>
    <w:p w:rsidR="00000000" w:rsidDel="00000000" w:rsidP="00000000" w:rsidRDefault="00000000" w:rsidRPr="00000000" w14:paraId="0000017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[Manufacturer, setManufacturer] = useState("");</w:t>
      </w:r>
    </w:p>
    <w:p w:rsidR="00000000" w:rsidDel="00000000" w:rsidP="00000000" w:rsidRDefault="00000000" w:rsidRPr="00000000" w14:paraId="0000017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[date, setDate] = useState("");</w:t>
      </w:r>
    </w:p>
    <w:p w:rsidR="00000000" w:rsidDel="00000000" w:rsidP="00000000" w:rsidRDefault="00000000" w:rsidRPr="00000000" w14:paraId="0000017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[TranId, setTranId] = useState("");</w:t>
      </w:r>
    </w:p>
    <w:p w:rsidR="00000000" w:rsidDel="00000000" w:rsidP="00000000" w:rsidRDefault="00000000" w:rsidRPr="00000000" w14:paraId="0000017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[Owner, setOwner] = useState("");</w:t>
      </w:r>
    </w:p>
    <w:p w:rsidR="00000000" w:rsidDel="00000000" w:rsidP="00000000" w:rsidRDefault="00000000" w:rsidRPr="00000000" w14:paraId="0000017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[BookId, setBookId] = useState("");</w:t>
      </w:r>
    </w:p>
    <w:p w:rsidR="00000000" w:rsidDel="00000000" w:rsidP="00000000" w:rsidRDefault="00000000" w:rsidRPr="00000000" w14:paraId="0000017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[BookDet, setBookDet] = useState("");</w:t>
      </w:r>
    </w:p>
    <w:p w:rsidR="00000000" w:rsidDel="00000000" w:rsidP="00000000" w:rsidRDefault="00000000" w:rsidRPr="00000000" w14:paraId="0000017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[Batch, setBatch] = useState("");</w:t>
      </w:r>
    </w:p>
    <w:p w:rsidR="00000000" w:rsidDel="00000000" w:rsidP="00000000" w:rsidRDefault="00000000" w:rsidRPr="00000000" w14:paraId="0000017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[Qty, setQty] = useState("");</w:t>
      </w:r>
    </w:p>
    <w:p w:rsidR="00000000" w:rsidDel="00000000" w:rsidP="00000000" w:rsidRDefault="00000000" w:rsidRPr="00000000" w14:paraId="0000017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[Cus, setCus] = useState("");</w:t>
      </w:r>
    </w:p>
    <w:p w:rsidR="00000000" w:rsidDel="00000000" w:rsidP="00000000" w:rsidRDefault="00000000" w:rsidRPr="00000000" w14:paraId="0000018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[Wallet, setWallet] = useState("");</w:t>
      </w:r>
    </w:p>
    <w:p w:rsidR="00000000" w:rsidDel="00000000" w:rsidP="00000000" w:rsidRDefault="00000000" w:rsidRPr="00000000" w14:paraId="0000018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handleId = (e) =&gt; {</w:t>
      </w:r>
    </w:p>
    <w:p w:rsidR="00000000" w:rsidDel="00000000" w:rsidP="00000000" w:rsidRDefault="00000000" w:rsidRPr="00000000" w14:paraId="0000018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setId(e.target.value)</w:t>
      </w:r>
    </w:p>
    <w:p w:rsidR="00000000" w:rsidDel="00000000" w:rsidP="00000000" w:rsidRDefault="00000000" w:rsidRPr="00000000" w14:paraId="0000018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8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handleTollAmount = (e) =&gt; {</w:t>
      </w:r>
    </w:p>
    <w:p w:rsidR="00000000" w:rsidDel="00000000" w:rsidP="00000000" w:rsidRDefault="00000000" w:rsidRPr="00000000" w14:paraId="0000018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setTollAmount(e.target.value)</w:t>
      </w:r>
    </w:p>
    <w:p w:rsidR="00000000" w:rsidDel="00000000" w:rsidP="00000000" w:rsidRDefault="00000000" w:rsidRPr="00000000" w14:paraId="0000018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8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handleToll = async () =&gt; {</w:t>
      </w:r>
    </w:p>
    <w:p w:rsidR="00000000" w:rsidDel="00000000" w:rsidP="00000000" w:rsidRDefault="00000000" w:rsidRPr="00000000" w14:paraId="0000018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try {</w:t>
      </w:r>
    </w:p>
    <w:p w:rsidR="00000000" w:rsidDel="00000000" w:rsidP="00000000" w:rsidRDefault="00000000" w:rsidRPr="00000000" w14:paraId="0000019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let tx = await contract.payTollAmount(Id.toString(), TollAmount.toString())</w:t>
      </w:r>
    </w:p>
    <w:p w:rsidR="00000000" w:rsidDel="00000000" w:rsidP="00000000" w:rsidRDefault="00000000" w:rsidRPr="00000000" w14:paraId="0000019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let wait = await tx.wait()</w:t>
      </w:r>
    </w:p>
    <w:p w:rsidR="00000000" w:rsidDel="00000000" w:rsidP="00000000" w:rsidRDefault="00000000" w:rsidRPr="00000000" w14:paraId="0000019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alert(wait.transactionHash)</w:t>
      </w:r>
    </w:p>
    <w:p w:rsidR="00000000" w:rsidDel="00000000" w:rsidP="00000000" w:rsidRDefault="00000000" w:rsidRPr="00000000" w14:paraId="0000019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console.log(wait);</w:t>
      </w:r>
    </w:p>
    <w:p w:rsidR="00000000" w:rsidDel="00000000" w:rsidP="00000000" w:rsidRDefault="00000000" w:rsidRPr="00000000" w14:paraId="0000019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catch (error) {</w:t>
      </w:r>
    </w:p>
    <w:p w:rsidR="00000000" w:rsidDel="00000000" w:rsidP="00000000" w:rsidRDefault="00000000" w:rsidRPr="00000000" w14:paraId="0000019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alert(error)</w:t>
      </w:r>
    </w:p>
    <w:p w:rsidR="00000000" w:rsidDel="00000000" w:rsidP="00000000" w:rsidRDefault="00000000" w:rsidRPr="00000000" w14:paraId="0000019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handleDrugId = (e) =&gt; {</w:t>
      </w:r>
    </w:p>
    <w:p w:rsidR="00000000" w:rsidDel="00000000" w:rsidP="00000000" w:rsidRDefault="00000000" w:rsidRPr="00000000" w14:paraId="0000019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setTranId(e.target.value)</w:t>
      </w:r>
    </w:p>
    <w:p w:rsidR="00000000" w:rsidDel="00000000" w:rsidP="00000000" w:rsidRDefault="00000000" w:rsidRPr="00000000" w14:paraId="0000019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handleNewOwner = (e) =&gt; {</w:t>
      </w:r>
    </w:p>
    <w:p w:rsidR="00000000" w:rsidDel="00000000" w:rsidP="00000000" w:rsidRDefault="00000000" w:rsidRPr="00000000" w14:paraId="0000019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setOwner(e.target.value)</w:t>
      </w:r>
    </w:p>
    <w:p w:rsidR="00000000" w:rsidDel="00000000" w:rsidP="00000000" w:rsidRDefault="00000000" w:rsidRPr="00000000" w14:paraId="0000019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A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handleTransfer = async () =&gt; {</w:t>
      </w:r>
    </w:p>
    <w:p w:rsidR="00000000" w:rsidDel="00000000" w:rsidP="00000000" w:rsidRDefault="00000000" w:rsidRPr="00000000" w14:paraId="000001A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try {</w:t>
      </w:r>
    </w:p>
    <w:p w:rsidR="00000000" w:rsidDel="00000000" w:rsidP="00000000" w:rsidRDefault="00000000" w:rsidRPr="00000000" w14:paraId="000001A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let tx = await contract.transferDrugOwnership(TranId.toString(), Owner)</w:t>
      </w:r>
    </w:p>
    <w:p w:rsidR="00000000" w:rsidDel="00000000" w:rsidP="00000000" w:rsidRDefault="00000000" w:rsidRPr="00000000" w14:paraId="000001A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let wait = await tx.wait()</w:t>
      </w:r>
    </w:p>
    <w:p w:rsidR="00000000" w:rsidDel="00000000" w:rsidP="00000000" w:rsidRDefault="00000000" w:rsidRPr="00000000" w14:paraId="000001A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console.log(wait);</w:t>
      </w:r>
    </w:p>
    <w:p w:rsidR="00000000" w:rsidDel="00000000" w:rsidP="00000000" w:rsidRDefault="00000000" w:rsidRPr="00000000" w14:paraId="000001A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alert(wait.transactionHash)</w:t>
      </w:r>
    </w:p>
    <w:p w:rsidR="00000000" w:rsidDel="00000000" w:rsidP="00000000" w:rsidRDefault="00000000" w:rsidRPr="00000000" w14:paraId="000001A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catch (error) {</w:t>
      </w:r>
    </w:p>
    <w:p w:rsidR="00000000" w:rsidDel="00000000" w:rsidP="00000000" w:rsidRDefault="00000000" w:rsidRPr="00000000" w14:paraId="000001A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alert(error)   </w:t>
      </w:r>
    </w:p>
    <w:p w:rsidR="00000000" w:rsidDel="00000000" w:rsidP="00000000" w:rsidRDefault="00000000" w:rsidRPr="00000000" w14:paraId="000001A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handleTollDetailsId = (e) =&gt; {</w:t>
      </w:r>
    </w:p>
    <w:p w:rsidR="00000000" w:rsidDel="00000000" w:rsidP="00000000" w:rsidRDefault="00000000" w:rsidRPr="00000000" w14:paraId="000001A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setBookId(e.target.value)</w:t>
      </w:r>
    </w:p>
    <w:p w:rsidR="00000000" w:rsidDel="00000000" w:rsidP="00000000" w:rsidRDefault="00000000" w:rsidRPr="00000000" w14:paraId="000001A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handleDrugDetails = async () =&gt; {</w:t>
      </w:r>
    </w:p>
    <w:p w:rsidR="00000000" w:rsidDel="00000000" w:rsidP="00000000" w:rsidRDefault="00000000" w:rsidRPr="00000000" w14:paraId="000001B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try {</w:t>
      </w:r>
    </w:p>
    <w:p w:rsidR="00000000" w:rsidDel="00000000" w:rsidP="00000000" w:rsidRDefault="00000000" w:rsidRPr="00000000" w14:paraId="000001B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let tx = await contract.getToll(BookId.toString())</w:t>
      </w:r>
    </w:p>
    <w:p w:rsidR="00000000" w:rsidDel="00000000" w:rsidP="00000000" w:rsidRDefault="00000000" w:rsidRPr="00000000" w14:paraId="000001B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let arr = []</w:t>
      </w:r>
    </w:p>
    <w:p w:rsidR="00000000" w:rsidDel="00000000" w:rsidP="00000000" w:rsidRDefault="00000000" w:rsidRPr="00000000" w14:paraId="000001B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tx.map(e =&gt; {</w:t>
      </w:r>
    </w:p>
    <w:p w:rsidR="00000000" w:rsidDel="00000000" w:rsidP="00000000" w:rsidRDefault="00000000" w:rsidRPr="00000000" w14:paraId="000001B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arr.push(e)</w:t>
      </w:r>
    </w:p>
    <w:p w:rsidR="00000000" w:rsidDel="00000000" w:rsidP="00000000" w:rsidRDefault="00000000" w:rsidRPr="00000000" w14:paraId="000001B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console.log(tx);</w:t>
      </w:r>
    </w:p>
    <w:p w:rsidR="00000000" w:rsidDel="00000000" w:rsidP="00000000" w:rsidRDefault="00000000" w:rsidRPr="00000000" w14:paraId="000001B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setBookDet(arr)</w:t>
      </w:r>
    </w:p>
    <w:p w:rsidR="00000000" w:rsidDel="00000000" w:rsidP="00000000" w:rsidRDefault="00000000" w:rsidRPr="00000000" w14:paraId="000001B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catch (error) {</w:t>
      </w:r>
    </w:p>
    <w:p w:rsidR="00000000" w:rsidDel="00000000" w:rsidP="00000000" w:rsidRDefault="00000000" w:rsidRPr="00000000" w14:paraId="000001B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alert(error)</w:t>
      </w:r>
    </w:p>
    <w:p w:rsidR="00000000" w:rsidDel="00000000" w:rsidP="00000000" w:rsidRDefault="00000000" w:rsidRPr="00000000" w14:paraId="000001B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console.log(error);</w:t>
      </w:r>
    </w:p>
    <w:p w:rsidR="00000000" w:rsidDel="00000000" w:rsidP="00000000" w:rsidRDefault="00000000" w:rsidRPr="00000000" w14:paraId="000001B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handleWallet = async () =&gt; {</w:t>
      </w:r>
    </w:p>
    <w:p w:rsidR="00000000" w:rsidDel="00000000" w:rsidP="00000000" w:rsidRDefault="00000000" w:rsidRPr="00000000" w14:paraId="000001C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if (!window.ethereum) {</w:t>
      </w:r>
    </w:p>
    <w:p w:rsidR="00000000" w:rsidDel="00000000" w:rsidP="00000000" w:rsidRDefault="00000000" w:rsidRPr="00000000" w14:paraId="000001C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return alert('please install metamask');</w:t>
      </w:r>
    </w:p>
    <w:p w:rsidR="00000000" w:rsidDel="00000000" w:rsidP="00000000" w:rsidRDefault="00000000" w:rsidRPr="00000000" w14:paraId="000001C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const addr = await window.ethereum.request({</w:t>
      </w:r>
    </w:p>
    <w:p w:rsidR="00000000" w:rsidDel="00000000" w:rsidP="00000000" w:rsidRDefault="00000000" w:rsidRPr="00000000" w14:paraId="000001C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method: 'eth_requestAccounts',</w:t>
      </w:r>
    </w:p>
    <w:p w:rsidR="00000000" w:rsidDel="00000000" w:rsidP="00000000" w:rsidRDefault="00000000" w:rsidRPr="00000000" w14:paraId="000001C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setWallet(addr[0])</w:t>
      </w:r>
    </w:p>
    <w:p w:rsidR="00000000" w:rsidDel="00000000" w:rsidP="00000000" w:rsidRDefault="00000000" w:rsidRPr="00000000" w14:paraId="000001C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return (</w:t>
      </w:r>
    </w:p>
    <w:p w:rsidR="00000000" w:rsidDel="00000000" w:rsidP="00000000" w:rsidRDefault="00000000" w:rsidRPr="00000000" w14:paraId="000001D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&lt;div&gt;</w:t>
      </w:r>
    </w:p>
    <w:p w:rsidR="00000000" w:rsidDel="00000000" w:rsidP="00000000" w:rsidRDefault="00000000" w:rsidRPr="00000000" w14:paraId="000001D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&lt;h1 style={{ marginTop: "30px", marginBottom: "80px" }}&gt;Toll Collection Using Blockchain&lt;/h1&gt;</w:t>
      </w:r>
    </w:p>
    <w:p w:rsidR="00000000" w:rsidDel="00000000" w:rsidP="00000000" w:rsidRDefault="00000000" w:rsidRPr="00000000" w14:paraId="000001D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{!Wallet ?</w:t>
      </w:r>
    </w:p>
    <w:p w:rsidR="00000000" w:rsidDel="00000000" w:rsidP="00000000" w:rsidRDefault="00000000" w:rsidRPr="00000000" w14:paraId="000001D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&lt;Button onClick={handleWallet} style={{ marginTop: "30px", marginBottom: "50px" }}&gt;Connect Wallet &lt;/Button&gt;</w:t>
      </w:r>
    </w:p>
    <w:p w:rsidR="00000000" w:rsidDel="00000000" w:rsidP="00000000" w:rsidRDefault="00000000" w:rsidRPr="00000000" w14:paraId="000001D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&lt;p style={{ width: "250px", height: "50px", margin: "auto", marginBottom: "50px", border: '2px solid #2096f3' }}&gt;{Wallet.slice(0, 6)}....{Wallet.slice(-6)}&lt;/p&gt;</w:t>
      </w:r>
    </w:p>
    <w:p w:rsidR="00000000" w:rsidDel="00000000" w:rsidP="00000000" w:rsidRDefault="00000000" w:rsidRPr="00000000" w14:paraId="000001D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&lt;Container&gt;</w:t>
      </w:r>
    </w:p>
    <w:p w:rsidR="00000000" w:rsidDel="00000000" w:rsidP="00000000" w:rsidRDefault="00000000" w:rsidRPr="00000000" w14:paraId="000001D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&lt;Row&gt;</w:t>
      </w:r>
    </w:p>
    <w:p w:rsidR="00000000" w:rsidDel="00000000" w:rsidP="00000000" w:rsidRDefault="00000000" w:rsidRPr="00000000" w14:paraId="000001D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&lt;Col style={{marginRight:"100px"}}&gt;</w:t>
      </w:r>
    </w:p>
    <w:p w:rsidR="00000000" w:rsidDel="00000000" w:rsidP="00000000" w:rsidRDefault="00000000" w:rsidRPr="00000000" w14:paraId="000001D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&lt;div&gt;</w:t>
      </w:r>
    </w:p>
    <w:p w:rsidR="00000000" w:rsidDel="00000000" w:rsidP="00000000" w:rsidRDefault="00000000" w:rsidRPr="00000000" w14:paraId="000001D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&lt;input style={{ marginTop: "10px", borderRadius: "5px" }} onChange={handleId} type="number" placeholder="Enter Highway Id" value={Id} /&gt; &lt;br /&gt;</w:t>
      </w:r>
    </w:p>
    <w:p w:rsidR="00000000" w:rsidDel="00000000" w:rsidP="00000000" w:rsidRDefault="00000000" w:rsidRPr="00000000" w14:paraId="000001D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&lt;input style={{ marginTop: "10px", borderRadius: "5px" }} onChange={handleTollAmount} type="number" placeholder="Enter Toll amount" value={TollAmount} /&gt; &lt;br /&gt;</w:t>
      </w:r>
    </w:p>
    <w:p w:rsidR="00000000" w:rsidDel="00000000" w:rsidP="00000000" w:rsidRDefault="00000000" w:rsidRPr="00000000" w14:paraId="000001E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&lt;Button onClick={handleToll} style={{ marginTop: "10px" }} variant="primary"&gt; Pay Toll Amount&lt;/Button&gt;</w:t>
      </w:r>
    </w:p>
    <w:p w:rsidR="00000000" w:rsidDel="00000000" w:rsidP="00000000" w:rsidRDefault="00000000" w:rsidRPr="00000000" w14:paraId="000001E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&lt;/div&gt;</w:t>
      </w:r>
    </w:p>
    <w:p w:rsidR="00000000" w:rsidDel="00000000" w:rsidP="00000000" w:rsidRDefault="00000000" w:rsidRPr="00000000" w14:paraId="000001E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&lt;/Col&gt;</w:t>
      </w:r>
    </w:p>
    <w:p w:rsidR="00000000" w:rsidDel="00000000" w:rsidP="00000000" w:rsidRDefault="00000000" w:rsidRPr="00000000" w14:paraId="000001E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&lt;Col &gt;</w:t>
      </w:r>
    </w:p>
    <w:p w:rsidR="00000000" w:rsidDel="00000000" w:rsidP="00000000" w:rsidRDefault="00000000" w:rsidRPr="00000000" w14:paraId="000001E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&lt;div style={{ margin: "auto" }}&gt;</w:t>
      </w:r>
    </w:p>
    <w:p w:rsidR="00000000" w:rsidDel="00000000" w:rsidP="00000000" w:rsidRDefault="00000000" w:rsidRPr="00000000" w14:paraId="000001E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&lt;input style={{ marginTop: "10px", borderRadius: "5px" }} onChange={handleTollDetailsId} type="number" placeholder="Enter Highway Id" value={BookId} /&gt;&lt;br /&gt;</w:t>
      </w:r>
    </w:p>
    <w:p w:rsidR="00000000" w:rsidDel="00000000" w:rsidP="00000000" w:rsidRDefault="00000000" w:rsidRPr="00000000" w14:paraId="000001E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&lt;Button onClick={handleDrugDetails} style={{ marginTop: "10px" }} variant="primary"&gt;Get Toll&lt;/Button&gt;</w:t>
      </w:r>
    </w:p>
    <w:p w:rsidR="00000000" w:rsidDel="00000000" w:rsidP="00000000" w:rsidRDefault="00000000" w:rsidRPr="00000000" w14:paraId="000001E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{BookDet ? BookDet?.map(e =&gt; {</w:t>
      </w:r>
    </w:p>
    <w:p w:rsidR="00000000" w:rsidDel="00000000" w:rsidP="00000000" w:rsidRDefault="00000000" w:rsidRPr="00000000" w14:paraId="000001E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return &lt;p&gt;{e.toString()}&lt;/p&gt;</w:t>
      </w:r>
    </w:p>
    <w:p w:rsidR="00000000" w:rsidDel="00000000" w:rsidP="00000000" w:rsidRDefault="00000000" w:rsidRPr="00000000" w14:paraId="000001E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 &lt;p&gt;&lt;/p&gt;}</w:t>
      </w:r>
    </w:p>
    <w:p w:rsidR="00000000" w:rsidDel="00000000" w:rsidP="00000000" w:rsidRDefault="00000000" w:rsidRPr="00000000" w14:paraId="000001E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&lt;/div&gt;</w:t>
      </w:r>
    </w:p>
    <w:p w:rsidR="00000000" w:rsidDel="00000000" w:rsidP="00000000" w:rsidRDefault="00000000" w:rsidRPr="00000000" w14:paraId="000001E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&lt;/Col&gt;   </w:t>
      </w:r>
    </w:p>
    <w:p w:rsidR="00000000" w:rsidDel="00000000" w:rsidP="00000000" w:rsidRDefault="00000000" w:rsidRPr="00000000" w14:paraId="000001E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&lt;/Row&gt;    </w:t>
      </w:r>
    </w:p>
    <w:p w:rsidR="00000000" w:rsidDel="00000000" w:rsidP="00000000" w:rsidRDefault="00000000" w:rsidRPr="00000000" w14:paraId="000001F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&lt;/Container&gt;</w:t>
      </w:r>
    </w:p>
    <w:p w:rsidR="00000000" w:rsidDel="00000000" w:rsidP="00000000" w:rsidRDefault="00000000" w:rsidRPr="00000000" w14:paraId="000001F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&lt;/div&gt;</w:t>
      </w:r>
    </w:p>
    <w:p w:rsidR="00000000" w:rsidDel="00000000" w:rsidP="00000000" w:rsidRDefault="00000000" w:rsidRPr="00000000" w14:paraId="000001F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export default Home;</w:t>
      </w:r>
    </w:p>
    <w:p w:rsidR="00000000" w:rsidDel="00000000" w:rsidP="00000000" w:rsidRDefault="00000000" w:rsidRPr="00000000" w14:paraId="000001F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wait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transactionHash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handleTollDetailsId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setBookId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handleDrugDetails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contract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getToll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setBookDet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2">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handleWallet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4">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ethereum</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'please install metamask'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addr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ethereum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'eth_requestAccounts'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B">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C">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setWallet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D">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2">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3">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Toll Collection Using Blockchain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4">
      <w:pPr>
        <w:shd w:fill="1f1f1f" w:val="clear"/>
        <w:spacing w:line="325.71428571428567" w:lineRule="auto"/>
        <w:ind w:left="298" w:right="881" w:firstLine="1942"/>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Wallet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6">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handleWallet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Connect Wallet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7">
      <w:pPr>
        <w:shd w:fill="1f1f1f" w:val="clear"/>
        <w:spacing w:line="325.71428571428567" w:lineRule="auto"/>
        <w:ind w:left="298" w:right="881" w:firstLine="1942"/>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8">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'2px solid #2096f3'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Wallet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Wallet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9">
      <w:pPr>
        <w:shd w:fill="1f1f1f" w:val="clear"/>
        <w:spacing w:line="325.71428571428567" w:lineRule="auto"/>
        <w:ind w:left="298" w:right="881" w:firstLine="1942"/>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2A">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B">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C">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marginRight:</w:t>
      </w:r>
      <w:r w:rsidDel="00000000" w:rsidR="00000000" w:rsidRPr="00000000">
        <w:rPr>
          <w:rFonts w:ascii="Courier New" w:cs="Courier New" w:eastAsia="Courier New" w:hAnsi="Courier New"/>
          <w:color w:val="ce9178"/>
          <w:sz w:val="21"/>
          <w:szCs w:val="21"/>
          <w:rtl w:val="0"/>
        </w:rPr>
        <w:t xml:space="preserve">"100px"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D">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E">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F">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0">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handleId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Highway 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2">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handleTollAmount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Toll 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TollAmount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4">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handleToll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"primary"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Pay Toll Amount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5">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6">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7">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8">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9">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handleTollDetailsId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Highway 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A">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B">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handleDrugDetails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"primary"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Get Toll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C">
      <w:pPr>
        <w:shd w:fill="1f1f1f" w:val="clear"/>
        <w:spacing w:line="325.71428571428567" w:lineRule="auto"/>
        <w:ind w:left="298" w:right="881" w:firstLine="1942"/>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BookDet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BookDet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D">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E">
      <w:pPr>
        <w:shd w:fill="1f1f1f" w:val="clear"/>
        <w:spacing w:line="325.71428571428567" w:lineRule="auto"/>
        <w:ind w:left="298" w:right="881" w:firstLine="1942"/>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3F">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0">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Col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1">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2">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3">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4">
      <w:pPr>
        <w:shd w:fill="1f1f1f" w:val="clear"/>
        <w:spacing w:line="325.71428571428567" w:lineRule="auto"/>
        <w:ind w:left="298" w:right="881" w:firstLine="1942"/>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5">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6">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7">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8">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9">
      <w:pPr>
        <w:shd w:fill="1f1f1f" w:val="clear"/>
        <w:spacing w:line="325.71428571428567" w:lineRule="auto"/>
        <w:ind w:left="298"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A">
      <w:pPr>
        <w:ind w:left="298" w:right="881" w:firstLine="1942"/>
        <w:rPr/>
      </w:pPr>
      <w:r w:rsidDel="00000000" w:rsidR="00000000" w:rsidRPr="00000000">
        <w:rPr>
          <w:rtl w:val="0"/>
        </w:rPr>
      </w:r>
    </w:p>
    <w:p w:rsidR="00000000" w:rsidDel="00000000" w:rsidP="00000000" w:rsidRDefault="00000000" w:rsidRPr="00000000" w14:paraId="0000024B">
      <w:pPr>
        <w:spacing w:after="9" w:line="259" w:lineRule="auto"/>
        <w:ind w:left="288" w:firstLine="0"/>
        <w:rPr/>
      </w:pPr>
      <w:r w:rsidDel="00000000" w:rsidR="00000000" w:rsidRPr="00000000">
        <w:rPr>
          <w:rtl w:val="0"/>
        </w:rPr>
        <w:t xml:space="preserve">  </w:t>
      </w:r>
    </w:p>
    <w:p w:rsidR="00000000" w:rsidDel="00000000" w:rsidP="00000000" w:rsidRDefault="00000000" w:rsidRPr="00000000" w14:paraId="0000024C">
      <w:pPr>
        <w:pStyle w:val="Heading1"/>
        <w:ind w:left="293" w:right="0" w:firstLine="0"/>
        <w:rPr/>
      </w:pPr>
      <w:r w:rsidDel="00000000" w:rsidR="00000000" w:rsidRPr="00000000">
        <w:rPr>
          <w:rtl w:val="0"/>
        </w:rPr>
        <w:t xml:space="preserve">7.2 Tolling process</w:t>
      </w:r>
      <w:r w:rsidDel="00000000" w:rsidR="00000000" w:rsidRPr="00000000">
        <w:rPr>
          <w:rtl w:val="0"/>
        </w:rPr>
      </w:r>
    </w:p>
    <w:p w:rsidR="00000000" w:rsidDel="00000000" w:rsidP="00000000" w:rsidRDefault="00000000" w:rsidRPr="00000000" w14:paraId="0000024D">
      <w:pPr>
        <w:spacing w:after="0" w:line="259" w:lineRule="auto"/>
        <w:ind w:left="114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4E">
      <w:pPr>
        <w:spacing w:after="15" w:line="250" w:lineRule="auto"/>
        <w:ind w:left="1738" w:right="1141" w:firstLine="1942"/>
        <w:rPr/>
      </w:pPr>
      <w:r w:rsidDel="00000000" w:rsidR="00000000" w:rsidRPr="00000000">
        <w:rPr>
          <w:b w:val="1"/>
          <w:rtl w:val="0"/>
        </w:rPr>
        <w:t xml:space="preserve">connector.js </w:t>
      </w:r>
      <w:r w:rsidDel="00000000" w:rsidR="00000000" w:rsidRPr="00000000">
        <w:rPr>
          <w:rtl w:val="0"/>
        </w:rPr>
      </w:r>
    </w:p>
    <w:p w:rsidR="00000000" w:rsidDel="00000000" w:rsidP="00000000" w:rsidRDefault="00000000" w:rsidRPr="00000000" w14:paraId="0000024F">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ethers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"ethers"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0">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1">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abi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2">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3">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"inputs"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4">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5">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6">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"highwayId"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7">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p>
    <w:p w:rsidR="00000000" w:rsidDel="00000000" w:rsidP="00000000" w:rsidRDefault="00000000" w:rsidRPr="00000000" w14:paraId="00000258">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9">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A">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"getToll"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B">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"outputs"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C">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D">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E">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F">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0">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"timestamp"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1">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p>
    <w:p w:rsidR="00000000" w:rsidDel="00000000" w:rsidP="00000000" w:rsidRDefault="00000000" w:rsidRPr="00000000" w14:paraId="00000262">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3">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4">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5">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"collectedBy"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6">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p>
    <w:p w:rsidR="00000000" w:rsidDel="00000000" w:rsidP="00000000" w:rsidRDefault="00000000" w:rsidRPr="00000000" w14:paraId="00000267">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8">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9">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A">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B">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p>
    <w:p w:rsidR="00000000" w:rsidDel="00000000" w:rsidP="00000000" w:rsidRDefault="00000000" w:rsidRPr="00000000" w14:paraId="0000026C">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D">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E">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"struct tollCollection.TollData"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F">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0">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"tuple"</w:t>
      </w:r>
    </w:p>
    <w:p w:rsidR="00000000" w:rsidDel="00000000" w:rsidP="00000000" w:rsidRDefault="00000000" w:rsidRPr="00000000" w14:paraId="00000271">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2">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3">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"stateMutability"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4">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"function"</w:t>
      </w:r>
    </w:p>
    <w:p w:rsidR="00000000" w:rsidDel="00000000" w:rsidP="00000000" w:rsidRDefault="00000000" w:rsidRPr="00000000" w14:paraId="00000275">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6">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7">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"inputs"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8">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9">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A">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"highwayId"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B">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p>
    <w:p w:rsidR="00000000" w:rsidDel="00000000" w:rsidP="00000000" w:rsidRDefault="00000000" w:rsidRPr="00000000" w14:paraId="0000027C">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D">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E">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F">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"_amount"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0">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p>
    <w:p w:rsidR="00000000" w:rsidDel="00000000" w:rsidP="00000000" w:rsidRDefault="00000000" w:rsidRPr="00000000" w14:paraId="00000281">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2">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3">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"payTollAmount"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4">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"outputs"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5">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"stateMutability"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"nonpayable"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6">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"function"</w:t>
      </w:r>
    </w:p>
    <w:p w:rsidR="00000000" w:rsidDel="00000000" w:rsidP="00000000" w:rsidRDefault="00000000" w:rsidRPr="00000000" w14:paraId="00000287">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8">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9">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"inputs"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A">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B">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C">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D">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p>
    <w:p w:rsidR="00000000" w:rsidDel="00000000" w:rsidP="00000000" w:rsidRDefault="00000000" w:rsidRPr="00000000" w14:paraId="0000028E">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F">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0">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1">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2">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p>
    <w:p w:rsidR="00000000" w:rsidDel="00000000" w:rsidP="00000000" w:rsidRDefault="00000000" w:rsidRPr="00000000" w14:paraId="00000293">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4">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5">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"tolls"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6">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"outputs"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7">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8">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9">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"timestamp"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A">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p>
    <w:p w:rsidR="00000000" w:rsidDel="00000000" w:rsidP="00000000" w:rsidRDefault="00000000" w:rsidRPr="00000000" w14:paraId="0000029B">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C">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D">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E">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"collectedBy"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F">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"address"</w:t>
      </w:r>
    </w:p>
    <w:p w:rsidR="00000000" w:rsidDel="00000000" w:rsidP="00000000" w:rsidRDefault="00000000" w:rsidRPr="00000000" w14:paraId="000002A0">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1">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2">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"internalType"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3">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4">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"uint256"</w:t>
      </w:r>
    </w:p>
    <w:p w:rsidR="00000000" w:rsidDel="00000000" w:rsidP="00000000" w:rsidRDefault="00000000" w:rsidRPr="00000000" w14:paraId="000002A5">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6">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7">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"stateMutability"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8">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"function"</w:t>
      </w:r>
    </w:p>
    <w:p w:rsidR="00000000" w:rsidDel="00000000" w:rsidP="00000000" w:rsidRDefault="00000000" w:rsidRPr="00000000" w14:paraId="000002A9">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A">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B">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C">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ethereum</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D">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'Meta Mask Not Found'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E">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"https://metamask.io/download/"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F">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0">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1">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provider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ethers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providers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Web3Provider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ethereum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2">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signer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provider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getSigner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3">
      <w:pPr>
        <w:shd w:fill="1f1f1f" w:val="clear"/>
        <w:spacing w:line="325.71428571428567" w:lineRule="auto"/>
        <w:ind w:left="1723" w:right="881" w:firstLine="1942"/>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"0x7fA38198a1768Cf2105063346870d58583dE6B0F"</w:t>
      </w:r>
    </w:p>
    <w:p w:rsidR="00000000" w:rsidDel="00000000" w:rsidP="00000000" w:rsidRDefault="00000000" w:rsidRPr="00000000" w14:paraId="000002B4">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5">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contract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ethers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Contract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abi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signer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6">
      <w:pPr>
        <w:shd w:fill="1f1f1f" w:val="clear"/>
        <w:spacing w:line="325.71428571428567" w:lineRule="auto"/>
        <w:ind w:left="1723" w:right="881" w:firstLine="1942"/>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7">
      <w:pPr>
        <w:ind w:left="1723" w:right="881" w:firstLine="1942"/>
        <w:rPr/>
      </w:pPr>
      <w:r w:rsidDel="00000000" w:rsidR="00000000" w:rsidRPr="00000000">
        <w:rPr>
          <w:rtl w:val="0"/>
        </w:rPr>
      </w:r>
    </w:p>
    <w:p w:rsidR="00000000" w:rsidDel="00000000" w:rsidP="00000000" w:rsidRDefault="00000000" w:rsidRPr="00000000" w14:paraId="000002B8">
      <w:pPr>
        <w:spacing w:after="9" w:line="259" w:lineRule="auto"/>
        <w:ind w:left="1728" w:firstLine="0"/>
        <w:rPr/>
      </w:pPr>
      <w:r w:rsidDel="00000000" w:rsidR="00000000" w:rsidRPr="00000000">
        <w:rPr>
          <w:rtl w:val="0"/>
        </w:rPr>
        <w:t xml:space="preserve"> </w:t>
      </w:r>
    </w:p>
    <w:p w:rsidR="00000000" w:rsidDel="00000000" w:rsidP="00000000" w:rsidRDefault="00000000" w:rsidRPr="00000000" w14:paraId="000002B9">
      <w:pPr>
        <w:spacing w:after="0" w:line="259" w:lineRule="auto"/>
        <w:ind w:left="865" w:firstLine="1942"/>
        <w:rPr/>
      </w:pPr>
      <w:r w:rsidDel="00000000" w:rsidR="00000000" w:rsidRPr="00000000">
        <w:rPr>
          <w:b w:val="1"/>
          <w:sz w:val="32"/>
          <w:szCs w:val="32"/>
          <w:u w:val="single"/>
          <w:rtl w:val="0"/>
        </w:rPr>
        <w:t xml:space="preserve">Source Code:</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2BA">
      <w:pPr>
        <w:spacing w:after="0" w:line="259" w:lineRule="auto"/>
        <w:ind w:left="855" w:firstLine="0"/>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BB">
      <w:pPr>
        <w:spacing w:after="128" w:line="259" w:lineRule="auto"/>
        <w:ind w:left="288" w:firstLine="0"/>
        <w:rPr/>
      </w:pPr>
      <w:r w:rsidDel="00000000" w:rsidR="00000000" w:rsidRPr="00000000">
        <w:rPr>
          <w:color w:val="0070c0"/>
          <w:sz w:val="24"/>
          <w:szCs w:val="24"/>
          <w:rtl w:val="0"/>
        </w:rPr>
        <w:t xml:space="preserve">https://drive.google.com/file/d/1wFf3E7U0So7ZedJMSmeEKzjMFRgxhriH/view?usp=sharing </w:t>
      </w:r>
      <w:r w:rsidDel="00000000" w:rsidR="00000000" w:rsidRPr="00000000">
        <w:rPr>
          <w:rtl w:val="0"/>
        </w:rPr>
      </w:r>
    </w:p>
    <w:p w:rsidR="00000000" w:rsidDel="00000000" w:rsidP="00000000" w:rsidRDefault="00000000" w:rsidRPr="00000000" w14:paraId="000002BC">
      <w:pPr>
        <w:spacing w:after="1" w:line="259" w:lineRule="auto"/>
        <w:ind w:left="288" w:firstLine="0"/>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2BD">
      <w:pPr>
        <w:spacing w:after="0" w:line="259" w:lineRule="auto"/>
        <w:ind w:left="283" w:firstLine="1942"/>
        <w:rPr/>
      </w:pPr>
      <w:r w:rsidDel="00000000" w:rsidR="00000000" w:rsidRPr="00000000">
        <w:rPr>
          <w:b w:val="1"/>
          <w:sz w:val="36"/>
          <w:szCs w:val="36"/>
          <w:rtl w:val="0"/>
        </w:rPr>
        <w:t xml:space="preserve">8.PERFORMANCE TESTING: </w:t>
      </w:r>
      <w:r w:rsidDel="00000000" w:rsidR="00000000" w:rsidRPr="00000000">
        <w:rPr>
          <w:rtl w:val="0"/>
        </w:rPr>
      </w:r>
    </w:p>
    <w:p w:rsidR="00000000" w:rsidDel="00000000" w:rsidP="00000000" w:rsidRDefault="00000000" w:rsidRPr="00000000" w14:paraId="000002BE">
      <w:pPr>
        <w:spacing w:after="48" w:line="259" w:lineRule="auto"/>
        <w:ind w:left="288" w:firstLine="0"/>
        <w:rPr/>
      </w:pPr>
      <w:r w:rsidDel="00000000" w:rsidR="00000000" w:rsidRPr="00000000">
        <w:rPr>
          <w:rtl w:val="0"/>
        </w:rPr>
        <w:t xml:space="preserve"> </w:t>
      </w:r>
    </w:p>
    <w:p w:rsidR="00000000" w:rsidDel="00000000" w:rsidP="00000000" w:rsidRDefault="00000000" w:rsidRPr="00000000" w14:paraId="000002BF">
      <w:pPr>
        <w:pStyle w:val="Heading1"/>
        <w:ind w:left="293" w:right="0" w:firstLine="0"/>
        <w:rPr/>
      </w:pPr>
      <w:r w:rsidDel="00000000" w:rsidR="00000000" w:rsidRPr="00000000">
        <w:rPr>
          <w:rtl w:val="0"/>
        </w:rPr>
        <w:t xml:space="preserve">8.1 Performance Metrics </w:t>
      </w:r>
    </w:p>
    <w:p w:rsidR="00000000" w:rsidDel="00000000" w:rsidP="00000000" w:rsidRDefault="00000000" w:rsidRPr="00000000" w14:paraId="000002C0">
      <w:pPr>
        <w:spacing w:after="0" w:line="259" w:lineRule="auto"/>
        <w:ind w:left="28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1">
      <w:pPr>
        <w:spacing w:after="15" w:line="250" w:lineRule="auto"/>
        <w:ind w:left="1378" w:right="1141" w:firstLine="1942"/>
        <w:rPr/>
      </w:pPr>
      <w:r w:rsidDel="00000000" w:rsidR="00000000" w:rsidRPr="00000000">
        <w:rPr>
          <w:b w:val="1"/>
          <w:rtl w:val="0"/>
        </w:rPr>
        <w:t xml:space="preserve">1.Transaction Processing Speed: </w:t>
      </w:r>
      <w:r w:rsidDel="00000000" w:rsidR="00000000" w:rsidRPr="00000000">
        <w:rPr>
          <w:rtl w:val="0"/>
        </w:rPr>
      </w:r>
    </w:p>
    <w:p w:rsidR="00000000" w:rsidDel="00000000" w:rsidP="00000000" w:rsidRDefault="00000000" w:rsidRPr="00000000" w14:paraId="000002C2">
      <w:pPr>
        <w:ind w:left="1728" w:right="881" w:hanging="360"/>
        <w:rPr/>
      </w:pPr>
      <w:r w:rsidDel="00000000" w:rsidR="00000000" w:rsidRPr="00000000">
        <w:rPr>
          <w:b w:val="1"/>
          <w:rtl w:val="0"/>
        </w:rPr>
        <w:t xml:space="preserve">                             </w:t>
      </w:r>
      <w:r w:rsidDel="00000000" w:rsidR="00000000" w:rsidRPr="00000000">
        <w:rPr>
          <w:rtl w:val="0"/>
        </w:rPr>
        <w:t xml:space="preserve">Measurement of the time it takes to record and validate a vote on the blockchain. A faster processing speed ensures that the </w:t>
      </w:r>
      <w:r w:rsidDel="00000000" w:rsidR="00000000" w:rsidRPr="00000000">
        <w:rPr>
          <w:rtl w:val="0"/>
        </w:rPr>
        <w:t xml:space="preserve">Toll tracking</w:t>
      </w:r>
      <w:r w:rsidDel="00000000" w:rsidR="00000000" w:rsidRPr="00000000">
        <w:rPr>
          <w:rtl w:val="0"/>
        </w:rPr>
        <w:t xml:space="preserve"> process is efficient and responsive, reducing voter wait times and enhancing user experience.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3">
      <w:pPr>
        <w:spacing w:after="15" w:line="250" w:lineRule="auto"/>
        <w:ind w:left="1378" w:right="1141" w:firstLine="1942"/>
        <w:rPr/>
      </w:pPr>
      <w:r w:rsidDel="00000000" w:rsidR="00000000" w:rsidRPr="00000000">
        <w:rPr>
          <w:b w:val="1"/>
          <w:rtl w:val="0"/>
        </w:rPr>
        <w:t xml:space="preserve">2.Scalability: </w:t>
      </w:r>
      <w:r w:rsidDel="00000000" w:rsidR="00000000" w:rsidRPr="00000000">
        <w:rPr>
          <w:rtl w:val="0"/>
        </w:rPr>
      </w:r>
    </w:p>
    <w:p w:rsidR="00000000" w:rsidDel="00000000" w:rsidP="00000000" w:rsidRDefault="00000000" w:rsidRPr="00000000" w14:paraId="000002C4">
      <w:pPr>
        <w:ind w:left="1728" w:right="881" w:hanging="360"/>
        <w:rPr/>
      </w:pPr>
      <w:r w:rsidDel="00000000" w:rsidR="00000000" w:rsidRPr="00000000">
        <w:rPr>
          <w:b w:val="1"/>
          <w:rtl w:val="0"/>
        </w:rPr>
        <w:t xml:space="preserve">                             </w:t>
      </w:r>
      <w:r w:rsidDel="00000000" w:rsidR="00000000" w:rsidRPr="00000000">
        <w:rPr>
          <w:rtl w:val="0"/>
        </w:rPr>
        <w:t xml:space="preserve">The system's ability to handle a large number of concurrent voters and transactions. Scalability is crucial to accommodate growing voter populations and to ensure that the system remains responsive under high loads during elections.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5">
      <w:pPr>
        <w:spacing w:after="15" w:line="250" w:lineRule="auto"/>
        <w:ind w:left="1378" w:right="1141" w:firstLine="1942"/>
        <w:rPr/>
      </w:pPr>
      <w:r w:rsidDel="00000000" w:rsidR="00000000" w:rsidRPr="00000000">
        <w:rPr>
          <w:b w:val="1"/>
          <w:rtl w:val="0"/>
        </w:rPr>
        <w:t xml:space="preserve">3.Security and Data Integrity: </w:t>
      </w:r>
      <w:r w:rsidDel="00000000" w:rsidR="00000000" w:rsidRPr="00000000">
        <w:rPr>
          <w:rtl w:val="0"/>
        </w:rPr>
      </w:r>
    </w:p>
    <w:p w:rsidR="00000000" w:rsidDel="00000000" w:rsidP="00000000" w:rsidRDefault="00000000" w:rsidRPr="00000000" w14:paraId="000002C6">
      <w:pPr>
        <w:ind w:left="1728" w:right="881" w:hanging="360"/>
        <w:rPr/>
      </w:pPr>
      <w:r w:rsidDel="00000000" w:rsidR="00000000" w:rsidRPr="00000000">
        <w:rPr>
          <w:b w:val="1"/>
          <w:rtl w:val="0"/>
        </w:rPr>
        <w:t xml:space="preserve">                             </w:t>
      </w:r>
      <w:r w:rsidDel="00000000" w:rsidR="00000000" w:rsidRPr="00000000">
        <w:rPr>
          <w:rtl w:val="0"/>
        </w:rPr>
        <w:t xml:space="preserve">The system's ability to protect against unauthorized access, tampering, or manipulation of </w:t>
      </w:r>
      <w:r w:rsidDel="00000000" w:rsidR="00000000" w:rsidRPr="00000000">
        <w:rPr>
          <w:rtl w:val="0"/>
        </w:rPr>
        <w:t xml:space="preserve">Toll tracking</w:t>
      </w:r>
      <w:r w:rsidDel="00000000" w:rsidR="00000000" w:rsidRPr="00000000">
        <w:rPr>
          <w:rtl w:val="0"/>
        </w:rPr>
        <w:t xml:space="preserve"> data. Security metrics include the number of attempted breaches, the detection of anomalies, and the system's ability to maintain the integrity of the vote records.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7">
      <w:pPr>
        <w:spacing w:after="15" w:line="250" w:lineRule="auto"/>
        <w:ind w:left="1378" w:right="1141" w:firstLine="1942"/>
        <w:rPr/>
      </w:pPr>
      <w:r w:rsidDel="00000000" w:rsidR="00000000" w:rsidRPr="00000000">
        <w:rPr>
          <w:b w:val="1"/>
          <w:rtl w:val="0"/>
        </w:rPr>
        <w:t xml:space="preserve">4.Voter Accessibility and Usability: </w:t>
      </w:r>
      <w:r w:rsidDel="00000000" w:rsidR="00000000" w:rsidRPr="00000000">
        <w:rPr>
          <w:rtl w:val="0"/>
        </w:rPr>
      </w:r>
    </w:p>
    <w:p w:rsidR="00000000" w:rsidDel="00000000" w:rsidP="00000000" w:rsidRDefault="00000000" w:rsidRPr="00000000" w14:paraId="000002C8">
      <w:pPr>
        <w:ind w:left="1728" w:right="881" w:hanging="360"/>
        <w:rPr/>
      </w:pPr>
      <w:r w:rsidDel="00000000" w:rsidR="00000000" w:rsidRPr="00000000">
        <w:rPr>
          <w:b w:val="1"/>
          <w:rtl w:val="0"/>
        </w:rPr>
        <w:t xml:space="preserve">                             </w:t>
      </w:r>
      <w:r w:rsidDel="00000000" w:rsidR="00000000" w:rsidRPr="00000000">
        <w:rPr>
          <w:rtl w:val="0"/>
        </w:rPr>
        <w:t xml:space="preserve">Evaluation of how accessible and user-friendly the system is for a diverse range of voters. Metrics could include the percentage of successfully registered voters, the average time taken to cast a vote, </w:t>
      </w:r>
    </w:p>
    <w:p w:rsidR="00000000" w:rsidDel="00000000" w:rsidP="00000000" w:rsidRDefault="00000000" w:rsidRPr="00000000" w14:paraId="000002C9">
      <w:pPr>
        <w:ind w:left="1723" w:right="881" w:firstLine="1942"/>
        <w:rPr/>
      </w:pPr>
      <w:r w:rsidDel="00000000" w:rsidR="00000000" w:rsidRPr="00000000">
        <w:rPr>
          <w:rtl w:val="0"/>
        </w:rPr>
        <w:t xml:space="preserve">and feedback from voters regarding the user interface and overall experience.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A">
      <w:pPr>
        <w:spacing w:after="15" w:line="250" w:lineRule="auto"/>
        <w:ind w:left="1378" w:right="1141" w:firstLine="1942"/>
        <w:rPr/>
      </w:pPr>
      <w:r w:rsidDel="00000000" w:rsidR="00000000" w:rsidRPr="00000000">
        <w:rPr>
          <w:b w:val="1"/>
          <w:rtl w:val="0"/>
        </w:rPr>
        <w:t xml:space="preserve">5.Fault Tolerance and Redundancy: </w:t>
      </w:r>
      <w:r w:rsidDel="00000000" w:rsidR="00000000" w:rsidRPr="00000000">
        <w:rPr>
          <w:rtl w:val="0"/>
        </w:rPr>
      </w:r>
    </w:p>
    <w:p w:rsidR="00000000" w:rsidDel="00000000" w:rsidP="00000000" w:rsidRDefault="00000000" w:rsidRPr="00000000" w14:paraId="000002CB">
      <w:pPr>
        <w:ind w:left="1728" w:right="881" w:hanging="360"/>
        <w:rPr/>
      </w:pPr>
      <w:r w:rsidDel="00000000" w:rsidR="00000000" w:rsidRPr="00000000">
        <w:rPr>
          <w:b w:val="1"/>
          <w:rtl w:val="0"/>
        </w:rPr>
        <w:t xml:space="preserve">                           </w:t>
      </w:r>
      <w:r w:rsidDel="00000000" w:rsidR="00000000" w:rsidRPr="00000000">
        <w:rPr>
          <w:rtl w:val="0"/>
        </w:rPr>
        <w:t xml:space="preserve">Assessment of the system's ability to continue functioning in the event of hardware or network failures. Metrics can include system uptime during an election, the number of instances of system recovery, and the redundancy mechanisms in place to ensure uninterrupted service </w:t>
      </w:r>
    </w:p>
    <w:p w:rsidR="00000000" w:rsidDel="00000000" w:rsidP="00000000" w:rsidRDefault="00000000" w:rsidRPr="00000000" w14:paraId="000002CC">
      <w:pPr>
        <w:spacing w:after="0" w:line="259" w:lineRule="auto"/>
        <w:ind w:left="1368" w:firstLine="0"/>
        <w:rPr/>
      </w:pPr>
      <w:r w:rsidDel="00000000" w:rsidR="00000000" w:rsidRPr="00000000">
        <w:rPr>
          <w:rtl w:val="0"/>
        </w:rPr>
        <w:t xml:space="preserve"> </w:t>
      </w:r>
    </w:p>
    <w:p w:rsidR="00000000" w:rsidDel="00000000" w:rsidP="00000000" w:rsidRDefault="00000000" w:rsidRPr="00000000" w14:paraId="000002CD">
      <w:pPr>
        <w:spacing w:after="83" w:line="259" w:lineRule="auto"/>
        <w:ind w:left="136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E">
      <w:pPr>
        <w:spacing w:after="0" w:line="259" w:lineRule="auto"/>
        <w:ind w:left="283" w:firstLine="1942"/>
        <w:rPr/>
      </w:pPr>
      <w:r w:rsidDel="00000000" w:rsidR="00000000" w:rsidRPr="00000000">
        <w:rPr>
          <w:b w:val="1"/>
          <w:sz w:val="36"/>
          <w:szCs w:val="36"/>
          <w:rtl w:val="0"/>
        </w:rPr>
        <w:t xml:space="preserve">9. RESULTS </w:t>
      </w:r>
      <w:r w:rsidDel="00000000" w:rsidR="00000000" w:rsidRPr="00000000">
        <w:rPr>
          <w:rtl w:val="0"/>
        </w:rPr>
      </w:r>
    </w:p>
    <w:p w:rsidR="00000000" w:rsidDel="00000000" w:rsidP="00000000" w:rsidRDefault="00000000" w:rsidRPr="00000000" w14:paraId="000002CF">
      <w:pPr>
        <w:spacing w:after="46" w:line="259" w:lineRule="auto"/>
        <w:ind w:left="28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D0">
      <w:pPr>
        <w:pStyle w:val="Heading1"/>
        <w:ind w:left="293" w:right="0" w:firstLine="0"/>
        <w:rPr/>
      </w:pPr>
      <w:r w:rsidDel="00000000" w:rsidR="00000000" w:rsidRPr="00000000">
        <w:rPr>
          <w:rtl w:val="0"/>
        </w:rPr>
        <w:t xml:space="preserve">9.1 Output Screenshots </w:t>
      </w:r>
    </w:p>
    <w:p w:rsidR="00000000" w:rsidDel="00000000" w:rsidP="00000000" w:rsidRDefault="00000000" w:rsidRPr="00000000" w14:paraId="000002D1">
      <w:pPr>
        <w:spacing w:after="0" w:line="259" w:lineRule="auto"/>
        <w:ind w:left="288"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95250</wp:posOffset>
            </wp:positionV>
            <wp:extent cx="6772275" cy="5280814"/>
            <wp:effectExtent b="0" l="0" r="0" t="0"/>
            <wp:wrapTopAndBottom distB="0" distT="0"/>
            <wp:docPr id="50616" name="image1.png"/>
            <a:graphic>
              <a:graphicData uri="http://schemas.openxmlformats.org/drawingml/2006/picture">
                <pic:pic>
                  <pic:nvPicPr>
                    <pic:cNvPr id="0" name="image1.png"/>
                    <pic:cNvPicPr preferRelativeResize="0"/>
                  </pic:nvPicPr>
                  <pic:blipFill>
                    <a:blip r:embed="rId13"/>
                    <a:srcRect b="-27622" l="0" r="0" t="-5444"/>
                    <a:stretch>
                      <a:fillRect/>
                    </a:stretch>
                  </pic:blipFill>
                  <pic:spPr>
                    <a:xfrm>
                      <a:off x="0" y="0"/>
                      <a:ext cx="6772275" cy="5280814"/>
                    </a:xfrm>
                    <a:prstGeom prst="rect"/>
                    <a:ln/>
                  </pic:spPr>
                </pic:pic>
              </a:graphicData>
            </a:graphic>
          </wp:anchor>
        </w:drawing>
      </w:r>
    </w:p>
    <w:p w:rsidR="00000000" w:rsidDel="00000000" w:rsidP="00000000" w:rsidRDefault="00000000" w:rsidRPr="00000000" w14:paraId="000002D2">
      <w:pPr>
        <w:spacing w:after="362" w:line="259" w:lineRule="auto"/>
        <w:ind w:left="412" w:firstLine="0"/>
        <w:rPr/>
      </w:pPr>
      <w:r w:rsidDel="00000000" w:rsidR="00000000" w:rsidRPr="00000000">
        <w:rPr>
          <w:rtl w:val="0"/>
        </w:rPr>
      </w:r>
    </w:p>
    <w:p w:rsidR="00000000" w:rsidDel="00000000" w:rsidP="00000000" w:rsidRDefault="00000000" w:rsidRPr="00000000" w14:paraId="000002D3">
      <w:pPr>
        <w:spacing w:after="7" w:line="259" w:lineRule="auto"/>
        <w:ind w:left="28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D4">
      <w:pPr>
        <w:spacing w:after="0" w:line="259" w:lineRule="auto"/>
        <w:ind w:left="28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D5">
      <w:pPr>
        <w:spacing w:after="172" w:line="259" w:lineRule="auto"/>
        <w:ind w:left="288"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D6">
      <w:pPr>
        <w:spacing w:after="0" w:line="259" w:lineRule="auto"/>
        <w:ind w:left="283" w:firstLine="1942"/>
        <w:rPr/>
      </w:pPr>
      <w:r w:rsidDel="00000000" w:rsidR="00000000" w:rsidRPr="00000000">
        <w:rPr>
          <w:b w:val="1"/>
          <w:sz w:val="36"/>
          <w:szCs w:val="36"/>
          <w:rtl w:val="0"/>
        </w:rPr>
        <w:t xml:space="preserve">10. ADVANTAGES &amp; DISADVANTAGES: </w:t>
      </w:r>
      <w:r w:rsidDel="00000000" w:rsidR="00000000" w:rsidRPr="00000000">
        <w:rPr>
          <w:rtl w:val="0"/>
        </w:rPr>
      </w:r>
    </w:p>
    <w:p w:rsidR="00000000" w:rsidDel="00000000" w:rsidP="00000000" w:rsidRDefault="00000000" w:rsidRPr="00000000" w14:paraId="000002D7">
      <w:pPr>
        <w:spacing w:after="11" w:line="259" w:lineRule="auto"/>
        <w:ind w:left="855"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D8">
      <w:pPr>
        <w:spacing w:after="4" w:line="259" w:lineRule="auto"/>
        <w:ind w:left="293" w:firstLine="1942"/>
        <w:rPr/>
      </w:pPr>
      <w:r w:rsidDel="00000000" w:rsidR="00000000" w:rsidRPr="00000000">
        <w:rPr>
          <w:b w:val="1"/>
          <w:rtl w:val="0"/>
        </w:rPr>
        <w:t xml:space="preserve">         </w:t>
      </w:r>
      <w:r w:rsidDel="00000000" w:rsidR="00000000" w:rsidRPr="00000000">
        <w:rPr>
          <w:b w:val="1"/>
          <w:sz w:val="32"/>
          <w:szCs w:val="32"/>
          <w:rtl w:val="0"/>
        </w:rPr>
        <w:t xml:space="preserve">Advantages of e-</w:t>
      </w:r>
      <w:r w:rsidDel="00000000" w:rsidR="00000000" w:rsidRPr="00000000">
        <w:rPr>
          <w:b w:val="1"/>
          <w:sz w:val="32"/>
          <w:szCs w:val="32"/>
          <w:rtl w:val="0"/>
        </w:rPr>
        <w:t xml:space="preserve">Toll tracking</w:t>
      </w:r>
      <w:r w:rsidDel="00000000" w:rsidR="00000000" w:rsidRPr="00000000">
        <w:rPr>
          <w:b w:val="1"/>
          <w:sz w:val="32"/>
          <w:szCs w:val="32"/>
          <w:rtl w:val="0"/>
        </w:rPr>
        <w:t xml:space="preserve"> systems using blockchain technology: </w:t>
      </w:r>
      <w:r w:rsidDel="00000000" w:rsidR="00000000" w:rsidRPr="00000000">
        <w:rPr>
          <w:rtl w:val="0"/>
        </w:rPr>
      </w:r>
    </w:p>
    <w:p w:rsidR="00000000" w:rsidDel="00000000" w:rsidP="00000000" w:rsidRDefault="00000000" w:rsidRPr="00000000" w14:paraId="000002D9">
      <w:pPr>
        <w:spacing w:after="35" w:line="259" w:lineRule="auto"/>
        <w:ind w:left="1368"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DA">
      <w:pPr>
        <w:numPr>
          <w:ilvl w:val="0"/>
          <w:numId w:val="4"/>
        </w:numPr>
        <w:spacing w:after="15" w:line="250" w:lineRule="auto"/>
        <w:ind w:left="1646" w:right="1141" w:hanging="278.0000000000001"/>
        <w:rPr/>
      </w:pPr>
      <w:r w:rsidDel="00000000" w:rsidR="00000000" w:rsidRPr="00000000">
        <w:rPr>
          <w:b w:val="1"/>
          <w:rtl w:val="0"/>
        </w:rPr>
        <w:t xml:space="preserve">Enhanced Transparency and Trust: </w:t>
      </w:r>
      <w:r w:rsidDel="00000000" w:rsidR="00000000" w:rsidRPr="00000000">
        <w:rPr>
          <w:rtl w:val="0"/>
        </w:rPr>
      </w:r>
    </w:p>
    <w:p w:rsidR="00000000" w:rsidDel="00000000" w:rsidP="00000000" w:rsidRDefault="00000000" w:rsidRPr="00000000" w14:paraId="000002DB">
      <w:pPr>
        <w:ind w:left="1728" w:right="881" w:hanging="360"/>
        <w:rPr/>
      </w:pPr>
      <w:r w:rsidDel="00000000" w:rsidR="00000000" w:rsidRPr="00000000">
        <w:rPr>
          <w:b w:val="1"/>
          <w:rtl w:val="0"/>
        </w:rPr>
        <w:t xml:space="preserve">                        </w:t>
      </w:r>
      <w:r w:rsidDel="00000000" w:rsidR="00000000" w:rsidRPr="00000000">
        <w:rPr>
          <w:rtl w:val="0"/>
        </w:rPr>
        <w:t xml:space="preserve">Blockchain's decentralized and immutable ledger ensures that once a vote is recorded, it cannot be altered. This transparency and tamper resistance build trust in the electoral process.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DC">
      <w:pPr>
        <w:numPr>
          <w:ilvl w:val="0"/>
          <w:numId w:val="4"/>
        </w:numPr>
        <w:spacing w:after="15" w:line="250" w:lineRule="auto"/>
        <w:ind w:left="1646" w:right="1141" w:hanging="278.0000000000001"/>
        <w:rPr/>
      </w:pPr>
      <w:r w:rsidDel="00000000" w:rsidR="00000000" w:rsidRPr="00000000">
        <w:rPr>
          <w:b w:val="1"/>
          <w:rtl w:val="0"/>
        </w:rPr>
        <w:t xml:space="preserve">Security and Integrity: </w:t>
      </w:r>
      <w:r w:rsidDel="00000000" w:rsidR="00000000" w:rsidRPr="00000000">
        <w:rPr>
          <w:rtl w:val="0"/>
        </w:rPr>
      </w:r>
    </w:p>
    <w:p w:rsidR="00000000" w:rsidDel="00000000" w:rsidP="00000000" w:rsidRDefault="00000000" w:rsidRPr="00000000" w14:paraId="000002DD">
      <w:pPr>
        <w:ind w:left="1728" w:right="881" w:hanging="360"/>
        <w:rPr/>
      </w:pPr>
      <w:r w:rsidDel="00000000" w:rsidR="00000000" w:rsidRPr="00000000">
        <w:rPr>
          <w:b w:val="1"/>
          <w:rtl w:val="0"/>
        </w:rPr>
        <w:t xml:space="preserve">                    </w:t>
      </w:r>
      <w:r w:rsidDel="00000000" w:rsidR="00000000" w:rsidRPr="00000000">
        <w:rPr>
          <w:rtl w:val="0"/>
        </w:rPr>
        <w:t xml:space="preserve">Blockchain's cryptographic features make it highly secure, reducing the risk of hacking, fraud, or data manipulation. Votes are cryptographically protected, enhancing data integrity.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DE">
      <w:pPr>
        <w:spacing w:after="15" w:line="250" w:lineRule="auto"/>
        <w:ind w:left="1378" w:right="1141" w:firstLine="1942"/>
        <w:rPr/>
      </w:pPr>
      <w:r w:rsidDel="00000000" w:rsidR="00000000" w:rsidRPr="00000000">
        <w:rPr>
          <w:b w:val="1"/>
          <w:rtl w:val="0"/>
        </w:rPr>
        <w:t xml:space="preserve">3.Accessibility and Convenience: </w:t>
      </w:r>
      <w:r w:rsidDel="00000000" w:rsidR="00000000" w:rsidRPr="00000000">
        <w:rPr>
          <w:rtl w:val="0"/>
        </w:rPr>
      </w:r>
    </w:p>
    <w:p w:rsidR="00000000" w:rsidDel="00000000" w:rsidP="00000000" w:rsidRDefault="00000000" w:rsidRPr="00000000" w14:paraId="000002DF">
      <w:pPr>
        <w:ind w:left="1728" w:right="881" w:hanging="360"/>
        <w:rPr/>
      </w:pP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Toll tracking</w:t>
      </w:r>
      <w:r w:rsidDel="00000000" w:rsidR="00000000" w:rsidRPr="00000000">
        <w:rPr>
          <w:rtl w:val="0"/>
        </w:rPr>
        <w:t xml:space="preserve"> systems can make it easier for voters to cast their ballots remotely, reducing the need for physical polling places.  This can enhance accessibility for people with mobility challenges or living in remote areas.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E0">
      <w:pPr>
        <w:spacing w:after="15" w:line="250" w:lineRule="auto"/>
        <w:ind w:left="1378" w:right="1141" w:firstLine="1942"/>
        <w:rPr/>
      </w:pPr>
      <w:r w:rsidDel="00000000" w:rsidR="00000000" w:rsidRPr="00000000">
        <w:rPr>
          <w:b w:val="1"/>
          <w:rtl w:val="0"/>
        </w:rPr>
        <w:t xml:space="preserve">4.Reduced Administrative Burden: </w:t>
      </w:r>
      <w:r w:rsidDel="00000000" w:rsidR="00000000" w:rsidRPr="00000000">
        <w:rPr>
          <w:rtl w:val="0"/>
        </w:rPr>
      </w:r>
    </w:p>
    <w:p w:rsidR="00000000" w:rsidDel="00000000" w:rsidP="00000000" w:rsidRDefault="00000000" w:rsidRPr="00000000" w14:paraId="000002E1">
      <w:pPr>
        <w:ind w:left="1728" w:right="881" w:hanging="360"/>
        <w:rPr/>
      </w:pPr>
      <w:r w:rsidDel="00000000" w:rsidR="00000000" w:rsidRPr="00000000">
        <w:rPr>
          <w:b w:val="1"/>
          <w:rtl w:val="0"/>
        </w:rPr>
        <w:t xml:space="preserve">                   </w:t>
      </w:r>
      <w:r w:rsidDel="00000000" w:rsidR="00000000" w:rsidRPr="00000000">
        <w:rPr>
          <w:rtl w:val="0"/>
        </w:rPr>
        <w:t xml:space="preserve"> Streamlining the </w:t>
      </w:r>
      <w:r w:rsidDel="00000000" w:rsidR="00000000" w:rsidRPr="00000000">
        <w:rPr>
          <w:rtl w:val="0"/>
        </w:rPr>
        <w:t xml:space="preserve">Toll tracking</w:t>
      </w:r>
      <w:r w:rsidDel="00000000" w:rsidR="00000000" w:rsidRPr="00000000">
        <w:rPr>
          <w:rtl w:val="0"/>
        </w:rPr>
        <w:t xml:space="preserve"> process through automation can reduce the administrative burden on election authorities. It can  also speed up the tallying of results, potentially providing faster election outcomes.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E2">
      <w:pPr>
        <w:spacing w:after="15" w:line="250" w:lineRule="auto"/>
        <w:ind w:left="1071" w:right="1141" w:firstLine="1941.9999999999995"/>
        <w:rPr/>
      </w:pPr>
      <w:r w:rsidDel="00000000" w:rsidR="00000000" w:rsidRPr="00000000">
        <w:rPr>
          <w:b w:val="1"/>
          <w:rtl w:val="0"/>
        </w:rPr>
        <w:t xml:space="preserve">     5.Cost Savings: </w:t>
      </w:r>
      <w:r w:rsidDel="00000000" w:rsidR="00000000" w:rsidRPr="00000000">
        <w:rPr>
          <w:rtl w:val="0"/>
        </w:rPr>
      </w:r>
    </w:p>
    <w:p w:rsidR="00000000" w:rsidDel="00000000" w:rsidP="00000000" w:rsidRDefault="00000000" w:rsidRPr="00000000" w14:paraId="000002E3">
      <w:pPr>
        <w:ind w:left="1421" w:right="881" w:hanging="360"/>
        <w:rPr/>
      </w:pPr>
      <w:r w:rsidDel="00000000" w:rsidR="00000000" w:rsidRPr="00000000">
        <w:rPr>
          <w:rtl w:val="0"/>
        </w:rPr>
        <w:t xml:space="preserve">                       Over the long term, e-</w:t>
      </w:r>
      <w:r w:rsidDel="00000000" w:rsidR="00000000" w:rsidRPr="00000000">
        <w:rPr>
          <w:rtl w:val="0"/>
        </w:rPr>
        <w:t xml:space="preserve">Toll tracking</w:t>
      </w:r>
      <w:r w:rsidDel="00000000" w:rsidR="00000000" w:rsidRPr="00000000">
        <w:rPr>
          <w:rtl w:val="0"/>
        </w:rPr>
        <w:t xml:space="preserve"> systems can potentially reduce the cost of printing ballots, setting up polling stations, and  manual vote counting. This can lead to cost savings for electoral bodies.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E4">
      <w:pPr>
        <w:spacing w:after="74" w:line="259" w:lineRule="auto"/>
        <w:ind w:left="1368"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E5">
      <w:pPr>
        <w:spacing w:after="4" w:line="259" w:lineRule="auto"/>
        <w:ind w:left="1378" w:firstLine="1942"/>
        <w:rPr/>
      </w:pPr>
      <w:r w:rsidDel="00000000" w:rsidR="00000000" w:rsidRPr="00000000">
        <w:rPr>
          <w:b w:val="1"/>
          <w:sz w:val="32"/>
          <w:szCs w:val="32"/>
          <w:rtl w:val="0"/>
        </w:rPr>
        <w:t xml:space="preserve">Disadvantages of e-</w:t>
      </w:r>
      <w:r w:rsidDel="00000000" w:rsidR="00000000" w:rsidRPr="00000000">
        <w:rPr>
          <w:b w:val="1"/>
          <w:sz w:val="32"/>
          <w:szCs w:val="32"/>
          <w:rtl w:val="0"/>
        </w:rPr>
        <w:t xml:space="preserve">Toll tracking</w:t>
      </w:r>
      <w:r w:rsidDel="00000000" w:rsidR="00000000" w:rsidRPr="00000000">
        <w:rPr>
          <w:b w:val="1"/>
          <w:sz w:val="32"/>
          <w:szCs w:val="32"/>
          <w:rtl w:val="0"/>
        </w:rPr>
        <w:t xml:space="preserve"> systems using blockchain technology: </w:t>
      </w:r>
      <w:r w:rsidDel="00000000" w:rsidR="00000000" w:rsidRPr="00000000">
        <w:rPr>
          <w:rtl w:val="0"/>
        </w:rPr>
      </w:r>
    </w:p>
    <w:p w:rsidR="00000000" w:rsidDel="00000000" w:rsidP="00000000" w:rsidRDefault="00000000" w:rsidRPr="00000000" w14:paraId="000002E6">
      <w:pPr>
        <w:spacing w:after="35" w:line="259" w:lineRule="auto"/>
        <w:ind w:left="1368" w:firstLine="0"/>
        <w:rPr/>
      </w:pPr>
      <w:r w:rsidDel="00000000" w:rsidR="00000000" w:rsidRPr="00000000">
        <w:rPr>
          <w:sz w:val="22"/>
          <w:szCs w:val="22"/>
          <w:rtl w:val="0"/>
        </w:rPr>
        <w:t xml:space="preserve"> </w:t>
        <w:tab/>
        <w:t xml:space="preserve"> </w:t>
        <w:tab/>
        <w:t xml:space="preserve"> </w:t>
      </w:r>
      <w:r w:rsidDel="00000000" w:rsidR="00000000" w:rsidRPr="00000000">
        <w:rPr>
          <w:rtl w:val="0"/>
        </w:rPr>
      </w:r>
    </w:p>
    <w:p w:rsidR="00000000" w:rsidDel="00000000" w:rsidP="00000000" w:rsidRDefault="00000000" w:rsidRPr="00000000" w14:paraId="000002E7">
      <w:pPr>
        <w:spacing w:after="15" w:line="250" w:lineRule="auto"/>
        <w:ind w:left="1378" w:right="1141" w:firstLine="1942"/>
        <w:rPr/>
      </w:pPr>
      <w:r w:rsidDel="00000000" w:rsidR="00000000" w:rsidRPr="00000000">
        <w:rPr>
          <w:b w:val="1"/>
          <w:rtl w:val="0"/>
        </w:rPr>
        <w:t xml:space="preserve">1.Cybersecurity Risks: </w:t>
      </w:r>
      <w:r w:rsidDel="00000000" w:rsidR="00000000" w:rsidRPr="00000000">
        <w:rPr>
          <w:rtl w:val="0"/>
        </w:rPr>
      </w:r>
    </w:p>
    <w:p w:rsidR="00000000" w:rsidDel="00000000" w:rsidP="00000000" w:rsidRDefault="00000000" w:rsidRPr="00000000" w14:paraId="000002E8">
      <w:pPr>
        <w:ind w:left="1728" w:right="881" w:hanging="360"/>
        <w:rPr/>
      </w:pPr>
      <w:r w:rsidDel="00000000" w:rsidR="00000000" w:rsidRPr="00000000">
        <w:rPr>
          <w:b w:val="1"/>
          <w:rtl w:val="0"/>
        </w:rPr>
        <w:t xml:space="preserve">                   </w:t>
      </w:r>
      <w:r w:rsidDel="00000000" w:rsidR="00000000" w:rsidRPr="00000000">
        <w:rPr>
          <w:rtl w:val="0"/>
        </w:rPr>
        <w:t xml:space="preserve">While blockchain is generally secure, e-</w:t>
      </w:r>
      <w:r w:rsidDel="00000000" w:rsidR="00000000" w:rsidRPr="00000000">
        <w:rPr>
          <w:rtl w:val="0"/>
        </w:rPr>
        <w:t xml:space="preserve">Toll tracking</w:t>
      </w:r>
      <w:r w:rsidDel="00000000" w:rsidR="00000000" w:rsidRPr="00000000">
        <w:rPr>
          <w:rtl w:val="0"/>
        </w:rPr>
        <w:t xml:space="preserve"> systems are not immune to cybersecurity threats. Hacks, DDoS attacks, and vulnerabilities in the software can compromise the system's integrity.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E9">
      <w:pPr>
        <w:spacing w:after="15" w:line="250" w:lineRule="auto"/>
        <w:ind w:left="1378" w:right="1141" w:firstLine="1942"/>
        <w:rPr/>
      </w:pPr>
      <w:r w:rsidDel="00000000" w:rsidR="00000000" w:rsidRPr="00000000">
        <w:rPr>
          <w:b w:val="1"/>
          <w:rtl w:val="0"/>
        </w:rPr>
        <w:t xml:space="preserve">2.Digital Divide: </w:t>
      </w:r>
      <w:r w:rsidDel="00000000" w:rsidR="00000000" w:rsidRPr="00000000">
        <w:rPr>
          <w:rtl w:val="0"/>
        </w:rPr>
      </w:r>
    </w:p>
    <w:p w:rsidR="00000000" w:rsidDel="00000000" w:rsidP="00000000" w:rsidRDefault="00000000" w:rsidRPr="00000000" w14:paraId="000002EA">
      <w:pPr>
        <w:ind w:left="1728" w:right="881" w:hanging="360"/>
        <w:rPr/>
      </w:pPr>
      <w:r w:rsidDel="00000000" w:rsidR="00000000" w:rsidRPr="00000000">
        <w:rPr>
          <w:b w:val="1"/>
          <w:rtl w:val="0"/>
        </w:rPr>
        <w:t xml:space="preserve">                  </w:t>
      </w:r>
      <w:r w:rsidDel="00000000" w:rsidR="00000000" w:rsidRPr="00000000">
        <w:rPr>
          <w:rtl w:val="0"/>
        </w:rPr>
        <w:t xml:space="preserve">Not all citizens have equal access to the internet or the technological skills to use e-</w:t>
      </w:r>
      <w:r w:rsidDel="00000000" w:rsidR="00000000" w:rsidRPr="00000000">
        <w:rPr>
          <w:rtl w:val="0"/>
        </w:rPr>
        <w:t xml:space="preserve">Toll tracking</w:t>
      </w:r>
      <w:r w:rsidDel="00000000" w:rsidR="00000000" w:rsidRPr="00000000">
        <w:rPr>
          <w:rtl w:val="0"/>
        </w:rPr>
        <w:t xml:space="preserve"> systems. This can create  disparities in </w:t>
      </w:r>
      <w:r w:rsidDel="00000000" w:rsidR="00000000" w:rsidRPr="00000000">
        <w:rPr>
          <w:rtl w:val="0"/>
        </w:rPr>
        <w:t xml:space="preserve">Toll tracking</w:t>
      </w:r>
      <w:r w:rsidDel="00000000" w:rsidR="00000000" w:rsidRPr="00000000">
        <w:rPr>
          <w:rtl w:val="0"/>
        </w:rPr>
        <w:t xml:space="preserve"> access, potentially disenfranchising certain populations.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EB">
      <w:pPr>
        <w:spacing w:after="15" w:line="250" w:lineRule="auto"/>
        <w:ind w:left="1378" w:right="1141" w:firstLine="1942"/>
        <w:rPr/>
      </w:pPr>
      <w:r w:rsidDel="00000000" w:rsidR="00000000" w:rsidRPr="00000000">
        <w:rPr>
          <w:b w:val="1"/>
          <w:rtl w:val="0"/>
        </w:rPr>
        <w:t xml:space="preserve">3.Complexity and Usability Issues: </w:t>
      </w:r>
      <w:r w:rsidDel="00000000" w:rsidR="00000000" w:rsidRPr="00000000">
        <w:rPr>
          <w:rtl w:val="0"/>
        </w:rPr>
      </w:r>
    </w:p>
    <w:p w:rsidR="00000000" w:rsidDel="00000000" w:rsidP="00000000" w:rsidRDefault="00000000" w:rsidRPr="00000000" w14:paraId="000002EC">
      <w:pPr>
        <w:ind w:left="1728" w:right="881" w:hanging="360"/>
        <w:rPr/>
      </w:pP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Toll tracking</w:t>
      </w:r>
      <w:r w:rsidDel="00000000" w:rsidR="00000000" w:rsidRPr="00000000">
        <w:rPr>
          <w:rtl w:val="0"/>
        </w:rPr>
        <w:t xml:space="preserve"> systems, particularly blockchain-based ones, can be complex for voters to understand and use. Usability issues  may deter participation, particularly among older or less tech-savvy voters.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ED">
      <w:pPr>
        <w:spacing w:after="15" w:line="250" w:lineRule="auto"/>
        <w:ind w:left="1378" w:right="1141" w:firstLine="1942"/>
        <w:rPr/>
      </w:pPr>
      <w:r w:rsidDel="00000000" w:rsidR="00000000" w:rsidRPr="00000000">
        <w:rPr>
          <w:b w:val="1"/>
          <w:rtl w:val="0"/>
        </w:rPr>
        <w:t xml:space="preserve">4.Identity Verification Challenges: </w:t>
      </w:r>
      <w:r w:rsidDel="00000000" w:rsidR="00000000" w:rsidRPr="00000000">
        <w:rPr>
          <w:rtl w:val="0"/>
        </w:rPr>
      </w:r>
    </w:p>
    <w:p w:rsidR="00000000" w:rsidDel="00000000" w:rsidP="00000000" w:rsidRDefault="00000000" w:rsidRPr="00000000" w14:paraId="000002EE">
      <w:pPr>
        <w:ind w:left="1378" w:right="881" w:firstLine="1942"/>
        <w:rPr/>
      </w:pPr>
      <w:r w:rsidDel="00000000" w:rsidR="00000000" w:rsidRPr="00000000">
        <w:rPr>
          <w:b w:val="1"/>
          <w:rtl w:val="0"/>
        </w:rPr>
        <w:t xml:space="preserve">                </w:t>
      </w:r>
      <w:r w:rsidDel="00000000" w:rsidR="00000000" w:rsidRPr="00000000">
        <w:rPr>
          <w:rtl w:val="0"/>
        </w:rPr>
        <w:t xml:space="preserve"> Verifying the identity of online voters without compromising </w:t>
      </w:r>
    </w:p>
    <w:p w:rsidR="00000000" w:rsidDel="00000000" w:rsidP="00000000" w:rsidRDefault="00000000" w:rsidRPr="00000000" w14:paraId="000002EF">
      <w:pPr>
        <w:ind w:left="1723" w:right="881" w:firstLine="1942"/>
        <w:rPr/>
      </w:pPr>
      <w:r w:rsidDel="00000000" w:rsidR="00000000" w:rsidRPr="00000000">
        <w:rPr>
          <w:rtl w:val="0"/>
        </w:rPr>
        <w:t xml:space="preserve">Privacy can be a significant challenge. Ensuring that voters  are who they claim to be remains a complex issue</w:t>
      </w:r>
      <w:r w:rsidDel="00000000" w:rsidR="00000000" w:rsidRPr="00000000">
        <w:rPr>
          <w:sz w:val="22"/>
          <w:szCs w:val="22"/>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F0">
      <w:pPr>
        <w:spacing w:after="15" w:line="250" w:lineRule="auto"/>
        <w:ind w:left="1378" w:right="1141" w:firstLine="1942"/>
        <w:rPr/>
      </w:pPr>
      <w:r w:rsidDel="00000000" w:rsidR="00000000" w:rsidRPr="00000000">
        <w:rPr>
          <w:b w:val="1"/>
          <w:rtl w:val="0"/>
        </w:rPr>
        <w:t xml:space="preserve">5.Legal and Regulatory Hurdles: </w:t>
      </w:r>
      <w:r w:rsidDel="00000000" w:rsidR="00000000" w:rsidRPr="00000000">
        <w:rPr>
          <w:rtl w:val="0"/>
        </w:rPr>
      </w:r>
    </w:p>
    <w:p w:rsidR="00000000" w:rsidDel="00000000" w:rsidP="00000000" w:rsidRDefault="00000000" w:rsidRPr="00000000" w14:paraId="000002F1">
      <w:pPr>
        <w:ind w:left="1728" w:right="881" w:hanging="360"/>
        <w:rPr/>
      </w:pPr>
      <w:r w:rsidDel="00000000" w:rsidR="00000000" w:rsidRPr="00000000">
        <w:rPr>
          <w:b w:val="1"/>
          <w:rtl w:val="0"/>
        </w:rPr>
        <w:t xml:space="preserve">                 </w:t>
      </w:r>
      <w:r w:rsidDel="00000000" w:rsidR="00000000" w:rsidRPr="00000000">
        <w:rPr>
          <w:rtl w:val="0"/>
        </w:rPr>
        <w:t xml:space="preserve"> Many countries have strict regulations and laws surrounding </w:t>
      </w:r>
      <w:r w:rsidDel="00000000" w:rsidR="00000000" w:rsidRPr="00000000">
        <w:rPr>
          <w:rtl w:val="0"/>
        </w:rPr>
        <w:t xml:space="preserve">Toll tracking</w:t>
      </w:r>
      <w:r w:rsidDel="00000000" w:rsidR="00000000" w:rsidRPr="00000000">
        <w:rPr>
          <w:rtl w:val="0"/>
        </w:rPr>
        <w:t xml:space="preserve"> procedures. Adapting these regulations to  accommodate blockchain-based </w:t>
      </w:r>
      <w:r w:rsidDel="00000000" w:rsidR="00000000" w:rsidRPr="00000000">
        <w:rPr>
          <w:rtl w:val="0"/>
        </w:rPr>
        <w:t xml:space="preserve">Toll tracking</w:t>
      </w:r>
      <w:r w:rsidDel="00000000" w:rsidR="00000000" w:rsidRPr="00000000">
        <w:rPr>
          <w:rtl w:val="0"/>
        </w:rPr>
        <w:t xml:space="preserve"> can be a complex and time-consuming process. </w:t>
      </w:r>
    </w:p>
    <w:p w:rsidR="00000000" w:rsidDel="00000000" w:rsidP="00000000" w:rsidRDefault="00000000" w:rsidRPr="00000000" w14:paraId="000002F2">
      <w:pPr>
        <w:spacing w:after="50" w:line="259" w:lineRule="auto"/>
        <w:ind w:left="1368" w:firstLine="0"/>
        <w:rPr/>
      </w:pPr>
      <w:r w:rsidDel="00000000" w:rsidR="00000000" w:rsidRPr="00000000">
        <w:rPr>
          <w:rtl w:val="0"/>
        </w:rPr>
        <w:t xml:space="preserve"> </w:t>
      </w:r>
    </w:p>
    <w:p w:rsidR="00000000" w:rsidDel="00000000" w:rsidP="00000000" w:rsidRDefault="00000000" w:rsidRPr="00000000" w14:paraId="000002F3">
      <w:pPr>
        <w:spacing w:after="0" w:line="259" w:lineRule="auto"/>
        <w:ind w:left="283" w:firstLine="1942"/>
        <w:rPr/>
      </w:pPr>
      <w:r w:rsidDel="00000000" w:rsidR="00000000" w:rsidRPr="00000000">
        <w:rPr>
          <w:b w:val="1"/>
          <w:sz w:val="36"/>
          <w:szCs w:val="36"/>
          <w:rtl w:val="0"/>
        </w:rPr>
        <w:t xml:space="preserve">11.CONCLUSION:  </w:t>
      </w:r>
      <w:r w:rsidDel="00000000" w:rsidR="00000000" w:rsidRPr="00000000">
        <w:rPr>
          <w:rtl w:val="0"/>
        </w:rPr>
      </w:r>
    </w:p>
    <w:p w:rsidR="00000000" w:rsidDel="00000000" w:rsidP="00000000" w:rsidRDefault="00000000" w:rsidRPr="00000000" w14:paraId="000002F4">
      <w:pPr>
        <w:spacing w:after="0" w:line="259" w:lineRule="auto"/>
        <w:ind w:left="288" w:firstLine="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F5">
      <w:pPr>
        <w:spacing w:after="69" w:line="259" w:lineRule="auto"/>
        <w:ind w:left="288" w:firstLine="0"/>
        <w:rPr/>
      </w:pPr>
      <w:r w:rsidDel="00000000" w:rsidR="00000000" w:rsidRPr="00000000">
        <w:rPr>
          <w:b w:val="1"/>
          <w:sz w:val="19"/>
          <w:szCs w:val="19"/>
          <w:rtl w:val="0"/>
        </w:rPr>
        <w:t xml:space="preserve"> </w:t>
      </w:r>
      <w:r w:rsidDel="00000000" w:rsidR="00000000" w:rsidRPr="00000000">
        <w:rPr>
          <w:rtl w:val="0"/>
        </w:rPr>
      </w:r>
    </w:p>
    <w:p w:rsidR="00000000" w:rsidDel="00000000" w:rsidP="00000000" w:rsidRDefault="00000000" w:rsidRPr="00000000" w14:paraId="000002F6">
      <w:pPr>
        <w:ind w:left="298" w:right="881" w:firstLine="1942"/>
        <w:rPr/>
      </w:pPr>
      <w:r w:rsidDel="00000000" w:rsidR="00000000" w:rsidRPr="00000000">
        <w:rPr>
          <w:rtl w:val="0"/>
        </w:rPr>
        <w:t xml:space="preserve">                            In conclusion, the adoption of a blockchain-based electronic </w:t>
      </w:r>
      <w:r w:rsidDel="00000000" w:rsidR="00000000" w:rsidRPr="00000000">
        <w:rPr>
          <w:rtl w:val="0"/>
        </w:rPr>
        <w:t xml:space="preserve">Toll tracking</w:t>
      </w:r>
      <w:r w:rsidDel="00000000" w:rsidR="00000000" w:rsidRPr="00000000">
        <w:rPr>
          <w:rtl w:val="0"/>
        </w:rPr>
        <w:t xml:space="preserve"> system offers a promising path towards redefining the democratic processes of the 21st century. This innovative technology brings with it a host of advantages, notably the assurance of security and transparency. The immutable nature of blockchain ensures that each vote cast is recorded in an indelible ledger, safeguarding the sanctity of the electoral process. Voters can verify their choices, and the decentralized structure reduces the risk of tampering or manipulation. </w:t>
      </w:r>
    </w:p>
    <w:p w:rsidR="00000000" w:rsidDel="00000000" w:rsidP="00000000" w:rsidRDefault="00000000" w:rsidRPr="00000000" w14:paraId="000002F7">
      <w:pPr>
        <w:spacing w:after="0" w:line="259" w:lineRule="auto"/>
        <w:ind w:left="288" w:firstLine="0"/>
        <w:rPr/>
      </w:pPr>
      <w:r w:rsidDel="00000000" w:rsidR="00000000" w:rsidRPr="00000000">
        <w:rPr>
          <w:rtl w:val="0"/>
        </w:rPr>
        <w:t xml:space="preserve"> </w:t>
      </w:r>
    </w:p>
    <w:p w:rsidR="00000000" w:rsidDel="00000000" w:rsidP="00000000" w:rsidRDefault="00000000" w:rsidRPr="00000000" w14:paraId="000002F8">
      <w:pPr>
        <w:ind w:left="298" w:right="881" w:firstLine="1942"/>
        <w:rPr/>
      </w:pPr>
      <w:r w:rsidDel="00000000" w:rsidR="00000000" w:rsidRPr="00000000">
        <w:rPr>
          <w:rtl w:val="0"/>
        </w:rPr>
        <w:t xml:space="preserve">                            Furthermore, blockchain </w:t>
      </w:r>
      <w:r w:rsidDel="00000000" w:rsidR="00000000" w:rsidRPr="00000000">
        <w:rPr>
          <w:rtl w:val="0"/>
        </w:rPr>
        <w:t xml:space="preserve">Toll tracking</w:t>
      </w:r>
      <w:r w:rsidDel="00000000" w:rsidR="00000000" w:rsidRPr="00000000">
        <w:rPr>
          <w:rtl w:val="0"/>
        </w:rPr>
        <w:t xml:space="preserve"> systems enhance accessibility and inclusivity, enabling citizens, regardless of their location or physical abilities, to participate in the electoral process. Cross-border </w:t>
      </w:r>
      <w:r w:rsidDel="00000000" w:rsidR="00000000" w:rsidRPr="00000000">
        <w:rPr>
          <w:rtl w:val="0"/>
        </w:rPr>
        <w:t xml:space="preserve">Toll tracking</w:t>
      </w:r>
      <w:r w:rsidDel="00000000" w:rsidR="00000000" w:rsidRPr="00000000">
        <w:rPr>
          <w:rtl w:val="0"/>
        </w:rPr>
        <w:t xml:space="preserve"> becomes a reality, and the need for physical polling stations diminishes, resulting in substantial cost savings. This technological advancement opens doors to customization, innovation, and greater voter engagement. </w:t>
      </w:r>
    </w:p>
    <w:p w:rsidR="00000000" w:rsidDel="00000000" w:rsidP="00000000" w:rsidRDefault="00000000" w:rsidRPr="00000000" w14:paraId="000002F9">
      <w:pPr>
        <w:spacing w:after="0" w:line="259" w:lineRule="auto"/>
        <w:ind w:left="288" w:firstLine="0"/>
        <w:rPr/>
      </w:pPr>
      <w:r w:rsidDel="00000000" w:rsidR="00000000" w:rsidRPr="00000000">
        <w:rPr>
          <w:rtl w:val="0"/>
        </w:rPr>
        <w:t xml:space="preserve"> </w:t>
      </w:r>
    </w:p>
    <w:p w:rsidR="00000000" w:rsidDel="00000000" w:rsidP="00000000" w:rsidRDefault="00000000" w:rsidRPr="00000000" w14:paraId="000002FA">
      <w:pPr>
        <w:spacing w:after="563" w:lineRule="auto"/>
        <w:ind w:left="298" w:right="881" w:firstLine="1942"/>
        <w:rPr/>
      </w:pPr>
      <w:r w:rsidDel="00000000" w:rsidR="00000000" w:rsidRPr="00000000">
        <w:rPr>
          <w:rtl w:val="0"/>
        </w:rPr>
        <w:t xml:space="preserve">                             While blockchain-based electronic </w:t>
      </w:r>
      <w:r w:rsidDel="00000000" w:rsidR="00000000" w:rsidRPr="00000000">
        <w:rPr>
          <w:rtl w:val="0"/>
        </w:rPr>
        <w:t xml:space="preserve">Toll tracking</w:t>
      </w:r>
      <w:r w:rsidDel="00000000" w:rsidR="00000000" w:rsidRPr="00000000">
        <w:rPr>
          <w:rtl w:val="0"/>
        </w:rPr>
        <w:t xml:space="preserve"> systems hold immense potential, challenges related to privacy, identity verification, and regulatory adjustments must be diligently addressed to ensure their widespread adoption. Nonetheless, as governments, tech companies, and blockchain developers collaborate and adapt to evolving needs, this technology promises to reshape the very foundations of democracy, ensuring that the voices of citizens are not only heard but also securely and transparently counted. The future of elections is bright, driven by the assurance of trust and the empowerment of every voter. </w:t>
      </w:r>
    </w:p>
    <w:p w:rsidR="00000000" w:rsidDel="00000000" w:rsidP="00000000" w:rsidRDefault="00000000" w:rsidRPr="00000000" w14:paraId="000002FB">
      <w:pPr>
        <w:spacing w:after="0" w:line="259" w:lineRule="auto"/>
        <w:ind w:left="283" w:firstLine="1942"/>
        <w:rPr/>
      </w:pPr>
      <w:r w:rsidDel="00000000" w:rsidR="00000000" w:rsidRPr="00000000">
        <w:rPr>
          <w:b w:val="1"/>
          <w:sz w:val="36"/>
          <w:szCs w:val="36"/>
          <w:rtl w:val="0"/>
        </w:rPr>
        <w:t xml:space="preserve">12. FUTURE SCOPE: </w:t>
      </w:r>
      <w:r w:rsidDel="00000000" w:rsidR="00000000" w:rsidRPr="00000000">
        <w:rPr>
          <w:rtl w:val="0"/>
        </w:rPr>
      </w:r>
    </w:p>
    <w:p w:rsidR="00000000" w:rsidDel="00000000" w:rsidP="00000000" w:rsidRDefault="00000000" w:rsidRPr="00000000" w14:paraId="000002FC">
      <w:pPr>
        <w:spacing w:after="0" w:line="259" w:lineRule="auto"/>
        <w:ind w:left="288" w:firstLine="0"/>
        <w:rPr/>
      </w:pPr>
      <w:r w:rsidDel="00000000" w:rsidR="00000000" w:rsidRPr="00000000">
        <w:rPr>
          <w:b w:val="1"/>
          <w:sz w:val="29"/>
          <w:szCs w:val="29"/>
          <w:rtl w:val="0"/>
        </w:rPr>
        <w:t xml:space="preserve"> </w:t>
      </w:r>
      <w:r w:rsidDel="00000000" w:rsidR="00000000" w:rsidRPr="00000000">
        <w:rPr>
          <w:rtl w:val="0"/>
        </w:rPr>
      </w:r>
    </w:p>
    <w:p w:rsidR="00000000" w:rsidDel="00000000" w:rsidP="00000000" w:rsidRDefault="00000000" w:rsidRPr="00000000" w14:paraId="000002FD">
      <w:pPr>
        <w:spacing w:after="5" w:line="250" w:lineRule="auto"/>
        <w:ind w:left="283" w:right="797" w:firstLine="1942"/>
        <w:rPr/>
      </w:pPr>
      <w:r w:rsidDel="00000000" w:rsidR="00000000" w:rsidRPr="00000000">
        <w:rPr>
          <w:color w:val="212121"/>
          <w:sz w:val="24"/>
          <w:szCs w:val="24"/>
          <w:rtl w:val="0"/>
        </w:rPr>
        <w:t xml:space="preserve">The future scope of blockchain-based electronic </w:t>
      </w:r>
      <w:r w:rsidDel="00000000" w:rsidR="00000000" w:rsidRPr="00000000">
        <w:rPr>
          <w:color w:val="212121"/>
          <w:sz w:val="24"/>
          <w:szCs w:val="24"/>
          <w:rtl w:val="0"/>
        </w:rPr>
        <w:t xml:space="preserve">Toll tracking</w:t>
      </w:r>
      <w:r w:rsidDel="00000000" w:rsidR="00000000" w:rsidRPr="00000000">
        <w:rPr>
          <w:color w:val="212121"/>
          <w:sz w:val="24"/>
          <w:szCs w:val="24"/>
          <w:rtl w:val="0"/>
        </w:rPr>
        <w:t xml:space="preserve"> systems is promising and holds the potential to address various challenges in the current </w:t>
      </w:r>
      <w:r w:rsidDel="00000000" w:rsidR="00000000" w:rsidRPr="00000000">
        <w:rPr>
          <w:color w:val="212121"/>
          <w:sz w:val="24"/>
          <w:szCs w:val="24"/>
          <w:rtl w:val="0"/>
        </w:rPr>
        <w:t xml:space="preserve">Toll tracking</w:t>
      </w:r>
      <w:r w:rsidDel="00000000" w:rsidR="00000000" w:rsidRPr="00000000">
        <w:rPr>
          <w:color w:val="212121"/>
          <w:sz w:val="24"/>
          <w:szCs w:val="24"/>
          <w:rtl w:val="0"/>
        </w:rPr>
        <w:t xml:space="preserve"> processes. Here are some key aspects of its future scope: </w:t>
      </w:r>
      <w:r w:rsidDel="00000000" w:rsidR="00000000" w:rsidRPr="00000000">
        <w:rPr>
          <w:rtl w:val="0"/>
        </w:rPr>
      </w:r>
    </w:p>
    <w:p w:rsidR="00000000" w:rsidDel="00000000" w:rsidP="00000000" w:rsidRDefault="00000000" w:rsidRPr="00000000" w14:paraId="000002FE">
      <w:pPr>
        <w:spacing w:after="0" w:line="259" w:lineRule="auto"/>
        <w:ind w:left="283" w:firstLine="1942"/>
        <w:rPr/>
      </w:pPr>
      <w:r w:rsidDel="00000000" w:rsidR="00000000" w:rsidRPr="00000000">
        <w:rPr>
          <w:b w:val="1"/>
          <w:color w:val="212121"/>
          <w:sz w:val="24"/>
          <w:szCs w:val="24"/>
          <w:rtl w:val="0"/>
        </w:rPr>
        <w:t xml:space="preserve">Enhanced Security and Transparency: </w:t>
      </w:r>
      <w:r w:rsidDel="00000000" w:rsidR="00000000" w:rsidRPr="00000000">
        <w:rPr>
          <w:rtl w:val="0"/>
        </w:rPr>
      </w:r>
    </w:p>
    <w:p w:rsidR="00000000" w:rsidDel="00000000" w:rsidP="00000000" w:rsidRDefault="00000000" w:rsidRPr="00000000" w14:paraId="000002FF">
      <w:pPr>
        <w:spacing w:after="5" w:line="250" w:lineRule="auto"/>
        <w:ind w:left="283" w:right="797" w:firstLine="1942"/>
        <w:rPr/>
      </w:pPr>
      <w:r w:rsidDel="00000000" w:rsidR="00000000" w:rsidRPr="00000000">
        <w:rPr>
          <w:color w:val="212121"/>
          <w:sz w:val="24"/>
          <w:szCs w:val="24"/>
          <w:rtl w:val="0"/>
        </w:rPr>
        <w:t xml:space="preserve">Blockchain offers immutable and tamper-resistant records, making it highly secure. </w:t>
      </w:r>
      <w:r w:rsidDel="00000000" w:rsidR="00000000" w:rsidRPr="00000000">
        <w:rPr>
          <w:rtl w:val="0"/>
        </w:rPr>
      </w:r>
    </w:p>
    <w:p w:rsidR="00000000" w:rsidDel="00000000" w:rsidP="00000000" w:rsidRDefault="00000000" w:rsidRPr="00000000" w14:paraId="00000300">
      <w:pPr>
        <w:spacing w:after="5" w:line="250" w:lineRule="auto"/>
        <w:ind w:left="283" w:right="797" w:firstLine="1942"/>
        <w:rPr/>
      </w:pPr>
      <w:r w:rsidDel="00000000" w:rsidR="00000000" w:rsidRPr="00000000">
        <w:rPr>
          <w:color w:val="212121"/>
          <w:sz w:val="24"/>
          <w:szCs w:val="24"/>
          <w:rtl w:val="0"/>
        </w:rPr>
        <w:t xml:space="preserve">Transparency in the </w:t>
      </w:r>
      <w:r w:rsidDel="00000000" w:rsidR="00000000" w:rsidRPr="00000000">
        <w:rPr>
          <w:color w:val="212121"/>
          <w:sz w:val="24"/>
          <w:szCs w:val="24"/>
          <w:rtl w:val="0"/>
        </w:rPr>
        <w:t xml:space="preserve">Toll tracking</w:t>
      </w:r>
      <w:r w:rsidDel="00000000" w:rsidR="00000000" w:rsidRPr="00000000">
        <w:rPr>
          <w:color w:val="212121"/>
          <w:sz w:val="24"/>
          <w:szCs w:val="24"/>
          <w:rtl w:val="0"/>
        </w:rPr>
        <w:t xml:space="preserve"> process allows voters to verify their votes and ensures election integrity. </w:t>
      </w:r>
      <w:r w:rsidDel="00000000" w:rsidR="00000000" w:rsidRPr="00000000">
        <w:rPr>
          <w:rtl w:val="0"/>
        </w:rPr>
      </w:r>
    </w:p>
    <w:p w:rsidR="00000000" w:rsidDel="00000000" w:rsidP="00000000" w:rsidRDefault="00000000" w:rsidRPr="00000000" w14:paraId="00000301">
      <w:pPr>
        <w:spacing w:after="0" w:line="259" w:lineRule="auto"/>
        <w:ind w:left="288" w:firstLine="0"/>
        <w:rPr/>
      </w:pPr>
      <w:r w:rsidDel="00000000" w:rsidR="00000000" w:rsidRPr="00000000">
        <w:rPr>
          <w:color w:val="212121"/>
          <w:sz w:val="24"/>
          <w:szCs w:val="24"/>
          <w:rtl w:val="0"/>
        </w:rPr>
        <w:t xml:space="preserve"> </w:t>
      </w:r>
      <w:r w:rsidDel="00000000" w:rsidR="00000000" w:rsidRPr="00000000">
        <w:rPr>
          <w:rtl w:val="0"/>
        </w:rPr>
      </w:r>
    </w:p>
    <w:p w:rsidR="00000000" w:rsidDel="00000000" w:rsidP="00000000" w:rsidRDefault="00000000" w:rsidRPr="00000000" w14:paraId="00000302">
      <w:pPr>
        <w:spacing w:after="0" w:line="259" w:lineRule="auto"/>
        <w:ind w:left="283" w:firstLine="1942"/>
        <w:rPr/>
      </w:pPr>
      <w:r w:rsidDel="00000000" w:rsidR="00000000" w:rsidRPr="00000000">
        <w:rPr>
          <w:b w:val="1"/>
          <w:color w:val="212121"/>
          <w:sz w:val="24"/>
          <w:szCs w:val="24"/>
          <w:rtl w:val="0"/>
        </w:rPr>
        <w:t xml:space="preserve">Remote and Secure </w:t>
      </w:r>
      <w:r w:rsidDel="00000000" w:rsidR="00000000" w:rsidRPr="00000000">
        <w:rPr>
          <w:b w:val="1"/>
          <w:color w:val="212121"/>
          <w:sz w:val="24"/>
          <w:szCs w:val="24"/>
          <w:rtl w:val="0"/>
        </w:rPr>
        <w:t xml:space="preserve">Toll tracking</w:t>
      </w:r>
      <w:r w:rsidDel="00000000" w:rsidR="00000000" w:rsidRPr="00000000">
        <w:rPr>
          <w:b w:val="1"/>
          <w:color w:val="212121"/>
          <w:sz w:val="24"/>
          <w:szCs w:val="24"/>
          <w:rtl w:val="0"/>
        </w:rPr>
        <w:t xml:space="preserve">: </w:t>
      </w:r>
      <w:r w:rsidDel="00000000" w:rsidR="00000000" w:rsidRPr="00000000">
        <w:rPr>
          <w:rtl w:val="0"/>
        </w:rPr>
      </w:r>
    </w:p>
    <w:p w:rsidR="00000000" w:rsidDel="00000000" w:rsidP="00000000" w:rsidRDefault="00000000" w:rsidRPr="00000000" w14:paraId="00000303">
      <w:pPr>
        <w:spacing w:after="5" w:line="250" w:lineRule="auto"/>
        <w:ind w:left="283" w:right="797" w:firstLine="1942"/>
        <w:rPr/>
      </w:pPr>
      <w:r w:rsidDel="00000000" w:rsidR="00000000" w:rsidRPr="00000000">
        <w:rPr>
          <w:color w:val="212121"/>
          <w:sz w:val="24"/>
          <w:szCs w:val="24"/>
          <w:rtl w:val="0"/>
        </w:rPr>
        <w:t xml:space="preserve">Facilitates remote </w:t>
      </w:r>
      <w:r w:rsidDel="00000000" w:rsidR="00000000" w:rsidRPr="00000000">
        <w:rPr>
          <w:color w:val="212121"/>
          <w:sz w:val="24"/>
          <w:szCs w:val="24"/>
          <w:rtl w:val="0"/>
        </w:rPr>
        <w:t xml:space="preserve">Toll tracking</w:t>
      </w:r>
      <w:r w:rsidDel="00000000" w:rsidR="00000000" w:rsidRPr="00000000">
        <w:rPr>
          <w:color w:val="212121"/>
          <w:sz w:val="24"/>
          <w:szCs w:val="24"/>
          <w:rtl w:val="0"/>
        </w:rPr>
        <w:t xml:space="preserve">, which can improve accessibility for voters, especially those living abroad. Advanced encryption and authentication mechanisms enhance security. </w:t>
      </w:r>
      <w:r w:rsidDel="00000000" w:rsidR="00000000" w:rsidRPr="00000000">
        <w:rPr>
          <w:rtl w:val="0"/>
        </w:rPr>
      </w:r>
    </w:p>
    <w:p w:rsidR="00000000" w:rsidDel="00000000" w:rsidP="00000000" w:rsidRDefault="00000000" w:rsidRPr="00000000" w14:paraId="00000304">
      <w:pPr>
        <w:spacing w:after="0" w:line="259" w:lineRule="auto"/>
        <w:ind w:left="288" w:firstLine="0"/>
        <w:rPr/>
      </w:pPr>
      <w:r w:rsidDel="00000000" w:rsidR="00000000" w:rsidRPr="00000000">
        <w:rPr>
          <w:color w:val="212121"/>
          <w:sz w:val="24"/>
          <w:szCs w:val="24"/>
          <w:rtl w:val="0"/>
        </w:rPr>
        <w:t xml:space="preserve"> </w:t>
      </w:r>
      <w:r w:rsidDel="00000000" w:rsidR="00000000" w:rsidRPr="00000000">
        <w:rPr>
          <w:rtl w:val="0"/>
        </w:rPr>
      </w:r>
    </w:p>
    <w:p w:rsidR="00000000" w:rsidDel="00000000" w:rsidP="00000000" w:rsidRDefault="00000000" w:rsidRPr="00000000" w14:paraId="00000305">
      <w:pPr>
        <w:spacing w:after="0" w:line="259" w:lineRule="auto"/>
        <w:ind w:left="283" w:firstLine="1942"/>
        <w:rPr/>
      </w:pPr>
      <w:r w:rsidDel="00000000" w:rsidR="00000000" w:rsidRPr="00000000">
        <w:rPr>
          <w:b w:val="1"/>
          <w:color w:val="212121"/>
          <w:sz w:val="24"/>
          <w:szCs w:val="24"/>
          <w:rtl w:val="0"/>
        </w:rPr>
        <w:t xml:space="preserve">Reduced Fraud and Manipulation: </w:t>
      </w:r>
      <w:r w:rsidDel="00000000" w:rsidR="00000000" w:rsidRPr="00000000">
        <w:rPr>
          <w:rtl w:val="0"/>
        </w:rPr>
      </w:r>
    </w:p>
    <w:p w:rsidR="00000000" w:rsidDel="00000000" w:rsidP="00000000" w:rsidRDefault="00000000" w:rsidRPr="00000000" w14:paraId="00000306">
      <w:pPr>
        <w:spacing w:after="5" w:line="250" w:lineRule="auto"/>
        <w:ind w:left="283" w:right="797" w:firstLine="1942"/>
        <w:rPr/>
      </w:pPr>
      <w:r w:rsidDel="00000000" w:rsidR="00000000" w:rsidRPr="00000000">
        <w:rPr>
          <w:color w:val="212121"/>
          <w:sz w:val="24"/>
          <w:szCs w:val="24"/>
          <w:rtl w:val="0"/>
        </w:rPr>
        <w:t xml:space="preserve">Eliminates the risk of double </w:t>
      </w:r>
      <w:r w:rsidDel="00000000" w:rsidR="00000000" w:rsidRPr="00000000">
        <w:rPr>
          <w:color w:val="212121"/>
          <w:sz w:val="24"/>
          <w:szCs w:val="24"/>
          <w:rtl w:val="0"/>
        </w:rPr>
        <w:t xml:space="preserve">Toll tracking</w:t>
      </w:r>
      <w:r w:rsidDel="00000000" w:rsidR="00000000" w:rsidRPr="00000000">
        <w:rPr>
          <w:color w:val="212121"/>
          <w:sz w:val="24"/>
          <w:szCs w:val="24"/>
          <w:rtl w:val="0"/>
        </w:rPr>
        <w:t xml:space="preserve"> and other forms of fraud. </w:t>
      </w:r>
      <w:r w:rsidDel="00000000" w:rsidR="00000000" w:rsidRPr="00000000">
        <w:rPr>
          <w:rtl w:val="0"/>
        </w:rPr>
      </w:r>
    </w:p>
    <w:p w:rsidR="00000000" w:rsidDel="00000000" w:rsidP="00000000" w:rsidRDefault="00000000" w:rsidRPr="00000000" w14:paraId="00000307">
      <w:pPr>
        <w:spacing w:after="5" w:line="250" w:lineRule="auto"/>
        <w:ind w:left="283" w:right="797" w:firstLine="1942"/>
        <w:rPr/>
      </w:pPr>
      <w:r w:rsidDel="00000000" w:rsidR="00000000" w:rsidRPr="00000000">
        <w:rPr>
          <w:color w:val="212121"/>
          <w:sz w:val="24"/>
          <w:szCs w:val="24"/>
          <w:rtl w:val="0"/>
        </w:rPr>
        <w:t xml:space="preserve">Prevents manipulation of results due to the decentralized and transparent nature of blockchain. </w:t>
      </w:r>
      <w:r w:rsidDel="00000000" w:rsidR="00000000" w:rsidRPr="00000000">
        <w:rPr>
          <w:rtl w:val="0"/>
        </w:rPr>
      </w:r>
    </w:p>
    <w:p w:rsidR="00000000" w:rsidDel="00000000" w:rsidP="00000000" w:rsidRDefault="00000000" w:rsidRPr="00000000" w14:paraId="00000308">
      <w:pPr>
        <w:spacing w:after="0" w:line="259" w:lineRule="auto"/>
        <w:ind w:left="288" w:firstLine="0"/>
        <w:rPr/>
      </w:pPr>
      <w:r w:rsidDel="00000000" w:rsidR="00000000" w:rsidRPr="00000000">
        <w:rPr>
          <w:color w:val="212121"/>
          <w:sz w:val="24"/>
          <w:szCs w:val="24"/>
          <w:rtl w:val="0"/>
        </w:rPr>
        <w:t xml:space="preserve"> </w:t>
      </w:r>
      <w:r w:rsidDel="00000000" w:rsidR="00000000" w:rsidRPr="00000000">
        <w:rPr>
          <w:rtl w:val="0"/>
        </w:rPr>
      </w:r>
    </w:p>
    <w:p w:rsidR="00000000" w:rsidDel="00000000" w:rsidP="00000000" w:rsidRDefault="00000000" w:rsidRPr="00000000" w14:paraId="00000309">
      <w:pPr>
        <w:spacing w:after="0" w:line="259" w:lineRule="auto"/>
        <w:ind w:left="283" w:firstLine="1942"/>
        <w:rPr/>
      </w:pPr>
      <w:r w:rsidDel="00000000" w:rsidR="00000000" w:rsidRPr="00000000">
        <w:rPr>
          <w:b w:val="1"/>
          <w:color w:val="212121"/>
          <w:sz w:val="24"/>
          <w:szCs w:val="24"/>
          <w:rtl w:val="0"/>
        </w:rPr>
        <w:t xml:space="preserve">Streamlined Verification: </w:t>
      </w:r>
      <w:r w:rsidDel="00000000" w:rsidR="00000000" w:rsidRPr="00000000">
        <w:rPr>
          <w:rtl w:val="0"/>
        </w:rPr>
      </w:r>
    </w:p>
    <w:p w:rsidR="00000000" w:rsidDel="00000000" w:rsidP="00000000" w:rsidRDefault="00000000" w:rsidRPr="00000000" w14:paraId="0000030A">
      <w:pPr>
        <w:spacing w:after="5" w:line="250" w:lineRule="auto"/>
        <w:ind w:left="283" w:right="2291" w:firstLine="1942"/>
        <w:rPr/>
      </w:pPr>
      <w:r w:rsidDel="00000000" w:rsidR="00000000" w:rsidRPr="00000000">
        <w:rPr>
          <w:color w:val="212121"/>
          <w:sz w:val="24"/>
          <w:szCs w:val="24"/>
          <w:rtl w:val="0"/>
        </w:rPr>
        <w:t xml:space="preserve">Simplifies the verification process, reducing the need for manual checks. Accelerates the counting and verification of votes. </w:t>
      </w:r>
      <w:r w:rsidDel="00000000" w:rsidR="00000000" w:rsidRPr="00000000">
        <w:rPr>
          <w:rtl w:val="0"/>
        </w:rPr>
      </w:r>
    </w:p>
    <w:p w:rsidR="00000000" w:rsidDel="00000000" w:rsidP="00000000" w:rsidRDefault="00000000" w:rsidRPr="00000000" w14:paraId="0000030B">
      <w:pPr>
        <w:spacing w:after="0" w:line="259" w:lineRule="auto"/>
        <w:ind w:left="288" w:firstLine="0"/>
        <w:rPr/>
      </w:pPr>
      <w:r w:rsidDel="00000000" w:rsidR="00000000" w:rsidRPr="00000000">
        <w:rPr>
          <w:color w:val="212121"/>
          <w:sz w:val="24"/>
          <w:szCs w:val="24"/>
          <w:rtl w:val="0"/>
        </w:rPr>
        <w:t xml:space="preserve"> </w:t>
      </w:r>
      <w:r w:rsidDel="00000000" w:rsidR="00000000" w:rsidRPr="00000000">
        <w:rPr>
          <w:rtl w:val="0"/>
        </w:rPr>
      </w:r>
    </w:p>
    <w:p w:rsidR="00000000" w:rsidDel="00000000" w:rsidP="00000000" w:rsidRDefault="00000000" w:rsidRPr="00000000" w14:paraId="0000030C">
      <w:pPr>
        <w:spacing w:after="0" w:line="259" w:lineRule="auto"/>
        <w:ind w:left="283" w:firstLine="1942"/>
        <w:rPr/>
      </w:pPr>
      <w:r w:rsidDel="00000000" w:rsidR="00000000" w:rsidRPr="00000000">
        <w:rPr>
          <w:b w:val="1"/>
          <w:color w:val="212121"/>
          <w:sz w:val="24"/>
          <w:szCs w:val="24"/>
          <w:rtl w:val="0"/>
        </w:rPr>
        <w:t xml:space="preserve">Cost Reduction: </w:t>
      </w:r>
      <w:r w:rsidDel="00000000" w:rsidR="00000000" w:rsidRPr="00000000">
        <w:rPr>
          <w:rtl w:val="0"/>
        </w:rPr>
      </w:r>
    </w:p>
    <w:p w:rsidR="00000000" w:rsidDel="00000000" w:rsidP="00000000" w:rsidRDefault="00000000" w:rsidRPr="00000000" w14:paraId="0000030D">
      <w:pPr>
        <w:spacing w:after="5" w:line="250" w:lineRule="auto"/>
        <w:ind w:left="283" w:right="1396" w:firstLine="1942"/>
        <w:rPr/>
      </w:pPr>
      <w:r w:rsidDel="00000000" w:rsidR="00000000" w:rsidRPr="00000000">
        <w:rPr>
          <w:color w:val="212121"/>
          <w:sz w:val="24"/>
          <w:szCs w:val="24"/>
          <w:rtl w:val="0"/>
        </w:rPr>
        <w:t xml:space="preserve">Reduces the cost of printing physical ballots and conducting manual vote counting. Minimizes the need for physical polling stations. </w:t>
      </w:r>
      <w:r w:rsidDel="00000000" w:rsidR="00000000" w:rsidRPr="00000000">
        <w:rPr>
          <w:rtl w:val="0"/>
        </w:rPr>
      </w:r>
    </w:p>
    <w:p w:rsidR="00000000" w:rsidDel="00000000" w:rsidP="00000000" w:rsidRDefault="00000000" w:rsidRPr="00000000" w14:paraId="0000030E">
      <w:pPr>
        <w:spacing w:after="258" w:line="259" w:lineRule="auto"/>
        <w:ind w:left="288" w:firstLine="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30F">
      <w:pPr>
        <w:spacing w:after="0" w:line="259" w:lineRule="auto"/>
        <w:ind w:left="283" w:firstLine="1942"/>
        <w:rPr/>
      </w:pPr>
      <w:r w:rsidDel="00000000" w:rsidR="00000000" w:rsidRPr="00000000">
        <w:rPr>
          <w:b w:val="1"/>
          <w:sz w:val="36"/>
          <w:szCs w:val="36"/>
          <w:rtl w:val="0"/>
        </w:rPr>
        <w:t xml:space="preserve">13. APPENDIX: </w:t>
      </w:r>
      <w:r w:rsidDel="00000000" w:rsidR="00000000" w:rsidRPr="00000000">
        <w:rPr>
          <w:rtl w:val="0"/>
        </w:rPr>
      </w:r>
    </w:p>
    <w:p w:rsidR="00000000" w:rsidDel="00000000" w:rsidP="00000000" w:rsidRDefault="00000000" w:rsidRPr="00000000" w14:paraId="00000310">
      <w:pPr>
        <w:spacing w:after="0" w:line="259" w:lineRule="auto"/>
        <w:ind w:left="288" w:firstLine="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311">
      <w:pPr>
        <w:spacing w:after="74" w:line="259" w:lineRule="auto"/>
        <w:ind w:left="288"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312">
      <w:pPr>
        <w:spacing w:after="0" w:line="259" w:lineRule="auto"/>
        <w:ind w:left="1723" w:firstLine="1942"/>
        <w:rPr/>
      </w:pPr>
      <w:r w:rsidDel="00000000" w:rsidR="00000000" w:rsidRPr="00000000">
        <w:rPr>
          <w:b w:val="1"/>
          <w:sz w:val="32"/>
          <w:szCs w:val="32"/>
          <w:u w:val="single"/>
          <w:rtl w:val="0"/>
        </w:rPr>
        <w:t xml:space="preserve">Source Code:</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13">
      <w:pPr>
        <w:spacing w:after="0" w:line="259" w:lineRule="auto"/>
        <w:ind w:left="1018" w:firstLine="1942"/>
        <w:rPr/>
      </w:pPr>
      <w:hyperlink r:id="rId14">
        <w:r w:rsidDel="00000000" w:rsidR="00000000" w:rsidRPr="00000000">
          <w:rPr>
            <w:color w:val="1155cc"/>
            <w:u w:val="single"/>
            <w:rtl w:val="0"/>
          </w:rPr>
          <w:t xml:space="preserve">11_Problem_Statement_11_toll_collection.zip - Google Drive</w:t>
        </w:r>
      </w:hyperlink>
      <w:r w:rsidDel="00000000" w:rsidR="00000000" w:rsidRPr="00000000">
        <w:rPr>
          <w:rtl w:val="0"/>
        </w:rPr>
      </w:r>
    </w:p>
    <w:p w:rsidR="00000000" w:rsidDel="00000000" w:rsidP="00000000" w:rsidRDefault="00000000" w:rsidRPr="00000000" w14:paraId="00000314">
      <w:pPr>
        <w:spacing w:after="142" w:line="259" w:lineRule="auto"/>
        <w:ind w:left="1728" w:firstLine="0"/>
        <w:rPr/>
      </w:pPr>
      <w:r w:rsidDel="00000000" w:rsidR="00000000" w:rsidRPr="00000000">
        <w:rPr>
          <w:b w:val="1"/>
          <w:color w:val="0070c0"/>
          <w:sz w:val="24"/>
          <w:szCs w:val="24"/>
          <w:rtl w:val="0"/>
        </w:rPr>
        <w:t xml:space="preserve"> </w:t>
      </w:r>
      <w:r w:rsidDel="00000000" w:rsidR="00000000" w:rsidRPr="00000000">
        <w:rPr>
          <w:rtl w:val="0"/>
        </w:rPr>
      </w:r>
    </w:p>
    <w:p w:rsidR="00000000" w:rsidDel="00000000" w:rsidP="00000000" w:rsidRDefault="00000000" w:rsidRPr="00000000" w14:paraId="00000315">
      <w:pPr>
        <w:spacing w:after="0" w:line="259" w:lineRule="auto"/>
        <w:ind w:left="1723" w:firstLine="1942"/>
        <w:rPr/>
      </w:pPr>
      <w:r w:rsidDel="00000000" w:rsidR="00000000" w:rsidRPr="00000000">
        <w:rPr>
          <w:b w:val="1"/>
          <w:sz w:val="32"/>
          <w:szCs w:val="32"/>
          <w:u w:val="single"/>
          <w:rtl w:val="0"/>
        </w:rPr>
        <w:t xml:space="preserve">GitHub:</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16">
      <w:pPr>
        <w:spacing w:after="0" w:line="259" w:lineRule="auto"/>
        <w:ind w:left="1723" w:firstLine="1942"/>
        <w:rPr/>
      </w:pPr>
      <w:r w:rsidDel="00000000" w:rsidR="00000000" w:rsidRPr="00000000">
        <w:rPr>
          <w:b w:val="1"/>
          <w:sz w:val="24"/>
          <w:szCs w:val="24"/>
          <w:rtl w:val="0"/>
        </w:rPr>
        <w:t xml:space="preserve">https://github.com/tom8245/NM2023TMID03921</w:t>
      </w:r>
      <w:r w:rsidDel="00000000" w:rsidR="00000000" w:rsidRPr="00000000">
        <w:rPr>
          <w:rtl w:val="0"/>
        </w:rPr>
      </w:r>
    </w:p>
    <w:p w:rsidR="00000000" w:rsidDel="00000000" w:rsidP="00000000" w:rsidRDefault="00000000" w:rsidRPr="00000000" w14:paraId="00000317">
      <w:pPr>
        <w:spacing w:after="165" w:line="259" w:lineRule="auto"/>
        <w:ind w:left="1728" w:firstLine="0"/>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318">
      <w:pPr>
        <w:spacing w:after="0" w:line="259" w:lineRule="auto"/>
        <w:ind w:left="1723" w:firstLine="1942"/>
        <w:rPr/>
      </w:pPr>
      <w:r w:rsidDel="00000000" w:rsidR="00000000" w:rsidRPr="00000000">
        <w:rPr>
          <w:b w:val="1"/>
          <w:sz w:val="32"/>
          <w:szCs w:val="32"/>
          <w:u w:val="single"/>
          <w:rtl w:val="0"/>
        </w:rPr>
        <w:t xml:space="preserve">Demo Video Link:</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19">
      <w:pPr>
        <w:spacing w:after="0" w:line="240" w:lineRule="auto"/>
        <w:ind w:left="1728" w:firstLine="0"/>
        <w:rPr/>
      </w:pPr>
      <w:r w:rsidDel="00000000" w:rsidR="00000000" w:rsidRPr="00000000">
        <w:rPr>
          <w:b w:val="1"/>
          <w:color w:val="0070c0"/>
          <w:sz w:val="24"/>
          <w:szCs w:val="24"/>
          <w:u w:val="single"/>
          <w:rtl w:val="0"/>
        </w:rPr>
        <w:t xml:space="preserve">https://drive.google.com/file/d/1HRNFp_hKOBmBVWxixG8BwCcTp17EmYk/view?usp=sharing</w:t>
      </w:r>
      <w:r w:rsidDel="00000000" w:rsidR="00000000" w:rsidRPr="00000000">
        <w:rPr>
          <w:rtl w:val="0"/>
        </w:rPr>
      </w:r>
    </w:p>
    <w:sectPr>
      <w:pgSz w:h="16841" w:w="11911" w:orient="portrait"/>
      <w:pgMar w:bottom="1197" w:top="720" w:left="706" w:right="3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448" w:hanging="2448"/>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2880" w:hanging="288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4320" w:hanging="432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5040" w:hanging="504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6480" w:hanging="648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7200" w:hanging="720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7920" w:hanging="792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
    <w:lvl w:ilvl="0">
      <w:start w:val="6"/>
      <w:numFmt w:val="decimal"/>
      <w:lvlText w:val="%1"/>
      <w:lvlJc w:val="left"/>
      <w:pPr>
        <w:ind w:left="537" w:hanging="537"/>
      </w:pPr>
      <w:rPr>
        <w:rFonts w:ascii="Calibri" w:cs="Calibri" w:eastAsia="Calibri" w:hAnsi="Calibri"/>
        <w:b w:val="1"/>
        <w:i w:val="0"/>
        <w:strike w:val="0"/>
        <w:color w:val="000000"/>
        <w:sz w:val="36"/>
        <w:szCs w:val="36"/>
        <w:u w:val="none"/>
        <w:shd w:fill="auto" w:val="clear"/>
        <w:vertAlign w:val="baseline"/>
      </w:rPr>
    </w:lvl>
    <w:lvl w:ilvl="1">
      <w:start w:val="1"/>
      <w:numFmt w:val="lowerLetter"/>
      <w:lvlText w:val="%2"/>
      <w:lvlJc w:val="left"/>
      <w:pPr>
        <w:ind w:left="1080" w:hanging="1080"/>
      </w:pPr>
      <w:rPr>
        <w:rFonts w:ascii="Calibri" w:cs="Calibri" w:eastAsia="Calibri" w:hAnsi="Calibri"/>
        <w:b w:val="1"/>
        <w:i w:val="0"/>
        <w:strike w:val="0"/>
        <w:color w:val="000000"/>
        <w:sz w:val="36"/>
        <w:szCs w:val="36"/>
        <w:u w:val="none"/>
        <w:shd w:fill="auto" w:val="clear"/>
        <w:vertAlign w:val="baseline"/>
      </w:rPr>
    </w:lvl>
    <w:lvl w:ilvl="2">
      <w:start w:val="1"/>
      <w:numFmt w:val="lowerRoman"/>
      <w:lvlText w:val="%3"/>
      <w:lvlJc w:val="left"/>
      <w:pPr>
        <w:ind w:left="1800" w:hanging="1800"/>
      </w:pPr>
      <w:rPr>
        <w:rFonts w:ascii="Calibri" w:cs="Calibri" w:eastAsia="Calibri" w:hAnsi="Calibri"/>
        <w:b w:val="1"/>
        <w:i w:val="0"/>
        <w:strike w:val="0"/>
        <w:color w:val="000000"/>
        <w:sz w:val="36"/>
        <w:szCs w:val="36"/>
        <w:u w:val="none"/>
        <w:shd w:fill="auto" w:val="clear"/>
        <w:vertAlign w:val="baseline"/>
      </w:rPr>
    </w:lvl>
    <w:lvl w:ilvl="3">
      <w:start w:val="1"/>
      <w:numFmt w:val="decimal"/>
      <w:lvlText w:val="%4"/>
      <w:lvlJc w:val="left"/>
      <w:pPr>
        <w:ind w:left="2520" w:hanging="2520"/>
      </w:pPr>
      <w:rPr>
        <w:rFonts w:ascii="Calibri" w:cs="Calibri" w:eastAsia="Calibri" w:hAnsi="Calibri"/>
        <w:b w:val="1"/>
        <w:i w:val="0"/>
        <w:strike w:val="0"/>
        <w:color w:val="000000"/>
        <w:sz w:val="36"/>
        <w:szCs w:val="36"/>
        <w:u w:val="none"/>
        <w:shd w:fill="auto" w:val="clear"/>
        <w:vertAlign w:val="baseline"/>
      </w:rPr>
    </w:lvl>
    <w:lvl w:ilvl="4">
      <w:start w:val="1"/>
      <w:numFmt w:val="lowerLetter"/>
      <w:lvlText w:val="%5"/>
      <w:lvlJc w:val="left"/>
      <w:pPr>
        <w:ind w:left="3240" w:hanging="3240"/>
      </w:pPr>
      <w:rPr>
        <w:rFonts w:ascii="Calibri" w:cs="Calibri" w:eastAsia="Calibri" w:hAnsi="Calibri"/>
        <w:b w:val="1"/>
        <w:i w:val="0"/>
        <w:strike w:val="0"/>
        <w:color w:val="000000"/>
        <w:sz w:val="36"/>
        <w:szCs w:val="36"/>
        <w:u w:val="none"/>
        <w:shd w:fill="auto" w:val="clear"/>
        <w:vertAlign w:val="baseline"/>
      </w:rPr>
    </w:lvl>
    <w:lvl w:ilvl="5">
      <w:start w:val="1"/>
      <w:numFmt w:val="lowerRoman"/>
      <w:lvlText w:val="%6"/>
      <w:lvlJc w:val="left"/>
      <w:pPr>
        <w:ind w:left="3960" w:hanging="3960"/>
      </w:pPr>
      <w:rPr>
        <w:rFonts w:ascii="Calibri" w:cs="Calibri" w:eastAsia="Calibri" w:hAnsi="Calibri"/>
        <w:b w:val="1"/>
        <w:i w:val="0"/>
        <w:strike w:val="0"/>
        <w:color w:val="000000"/>
        <w:sz w:val="36"/>
        <w:szCs w:val="36"/>
        <w:u w:val="none"/>
        <w:shd w:fill="auto" w:val="clear"/>
        <w:vertAlign w:val="baseline"/>
      </w:rPr>
    </w:lvl>
    <w:lvl w:ilvl="6">
      <w:start w:val="1"/>
      <w:numFmt w:val="decimal"/>
      <w:lvlText w:val="%7"/>
      <w:lvlJc w:val="left"/>
      <w:pPr>
        <w:ind w:left="4680" w:hanging="4680"/>
      </w:pPr>
      <w:rPr>
        <w:rFonts w:ascii="Calibri" w:cs="Calibri" w:eastAsia="Calibri" w:hAnsi="Calibri"/>
        <w:b w:val="1"/>
        <w:i w:val="0"/>
        <w:strike w:val="0"/>
        <w:color w:val="000000"/>
        <w:sz w:val="36"/>
        <w:szCs w:val="36"/>
        <w:u w:val="none"/>
        <w:shd w:fill="auto" w:val="clear"/>
        <w:vertAlign w:val="baseline"/>
      </w:rPr>
    </w:lvl>
    <w:lvl w:ilvl="7">
      <w:start w:val="1"/>
      <w:numFmt w:val="lowerLetter"/>
      <w:lvlText w:val="%8"/>
      <w:lvlJc w:val="left"/>
      <w:pPr>
        <w:ind w:left="5400" w:hanging="5400"/>
      </w:pPr>
      <w:rPr>
        <w:rFonts w:ascii="Calibri" w:cs="Calibri" w:eastAsia="Calibri" w:hAnsi="Calibri"/>
        <w:b w:val="1"/>
        <w:i w:val="0"/>
        <w:strike w:val="0"/>
        <w:color w:val="000000"/>
        <w:sz w:val="36"/>
        <w:szCs w:val="36"/>
        <w:u w:val="none"/>
        <w:shd w:fill="auto" w:val="clear"/>
        <w:vertAlign w:val="baseline"/>
      </w:rPr>
    </w:lvl>
    <w:lvl w:ilvl="8">
      <w:start w:val="1"/>
      <w:numFmt w:val="lowerRoman"/>
      <w:lvlText w:val="%9"/>
      <w:lvlJc w:val="left"/>
      <w:pPr>
        <w:ind w:left="6120" w:hanging="6120"/>
      </w:pPr>
      <w:rPr>
        <w:rFonts w:ascii="Calibri" w:cs="Calibri" w:eastAsia="Calibri" w:hAnsi="Calibri"/>
        <w:b w:val="1"/>
        <w:i w:val="0"/>
        <w:strike w:val="0"/>
        <w:color w:val="000000"/>
        <w:sz w:val="36"/>
        <w:szCs w:val="36"/>
        <w:u w:val="none"/>
        <w:shd w:fill="auto" w:val="clear"/>
        <w:vertAlign w:val="baseline"/>
      </w:rPr>
    </w:lvl>
  </w:abstractNum>
  <w:abstractNum w:abstractNumId="3">
    <w:lvl w:ilvl="0">
      <w:start w:val="7"/>
      <w:numFmt w:val="decimal"/>
      <w:lvlText w:val="%1."/>
      <w:lvlJc w:val="left"/>
      <w:pPr>
        <w:ind w:left="633" w:hanging="633"/>
      </w:pPr>
      <w:rPr>
        <w:rFonts w:ascii="Calibri" w:cs="Calibri" w:eastAsia="Calibri" w:hAnsi="Calibri"/>
        <w:b w:val="1"/>
        <w:i w:val="0"/>
        <w:strike w:val="0"/>
        <w:color w:val="000000"/>
        <w:sz w:val="36"/>
        <w:szCs w:val="36"/>
        <w:u w:val="none"/>
        <w:shd w:fill="auto" w:val="clear"/>
        <w:vertAlign w:val="baseline"/>
      </w:rPr>
    </w:lvl>
    <w:lvl w:ilvl="1">
      <w:start w:val="1"/>
      <w:numFmt w:val="lowerLetter"/>
      <w:lvlText w:val="%2"/>
      <w:lvlJc w:val="left"/>
      <w:pPr>
        <w:ind w:left="1080" w:hanging="1080"/>
      </w:pPr>
      <w:rPr>
        <w:rFonts w:ascii="Calibri" w:cs="Calibri" w:eastAsia="Calibri" w:hAnsi="Calibri"/>
        <w:b w:val="1"/>
        <w:i w:val="0"/>
        <w:strike w:val="0"/>
        <w:color w:val="000000"/>
        <w:sz w:val="36"/>
        <w:szCs w:val="36"/>
        <w:u w:val="none"/>
        <w:shd w:fill="auto" w:val="clear"/>
        <w:vertAlign w:val="baseline"/>
      </w:rPr>
    </w:lvl>
    <w:lvl w:ilvl="2">
      <w:start w:val="1"/>
      <w:numFmt w:val="lowerRoman"/>
      <w:lvlText w:val="%3"/>
      <w:lvlJc w:val="left"/>
      <w:pPr>
        <w:ind w:left="1800" w:hanging="1800"/>
      </w:pPr>
      <w:rPr>
        <w:rFonts w:ascii="Calibri" w:cs="Calibri" w:eastAsia="Calibri" w:hAnsi="Calibri"/>
        <w:b w:val="1"/>
        <w:i w:val="0"/>
        <w:strike w:val="0"/>
        <w:color w:val="000000"/>
        <w:sz w:val="36"/>
        <w:szCs w:val="36"/>
        <w:u w:val="none"/>
        <w:shd w:fill="auto" w:val="clear"/>
        <w:vertAlign w:val="baseline"/>
      </w:rPr>
    </w:lvl>
    <w:lvl w:ilvl="3">
      <w:start w:val="1"/>
      <w:numFmt w:val="decimal"/>
      <w:lvlText w:val="%4"/>
      <w:lvlJc w:val="left"/>
      <w:pPr>
        <w:ind w:left="2520" w:hanging="2520"/>
      </w:pPr>
      <w:rPr>
        <w:rFonts w:ascii="Calibri" w:cs="Calibri" w:eastAsia="Calibri" w:hAnsi="Calibri"/>
        <w:b w:val="1"/>
        <w:i w:val="0"/>
        <w:strike w:val="0"/>
        <w:color w:val="000000"/>
        <w:sz w:val="36"/>
        <w:szCs w:val="36"/>
        <w:u w:val="none"/>
        <w:shd w:fill="auto" w:val="clear"/>
        <w:vertAlign w:val="baseline"/>
      </w:rPr>
    </w:lvl>
    <w:lvl w:ilvl="4">
      <w:start w:val="1"/>
      <w:numFmt w:val="lowerLetter"/>
      <w:lvlText w:val="%5"/>
      <w:lvlJc w:val="left"/>
      <w:pPr>
        <w:ind w:left="3240" w:hanging="3240"/>
      </w:pPr>
      <w:rPr>
        <w:rFonts w:ascii="Calibri" w:cs="Calibri" w:eastAsia="Calibri" w:hAnsi="Calibri"/>
        <w:b w:val="1"/>
        <w:i w:val="0"/>
        <w:strike w:val="0"/>
        <w:color w:val="000000"/>
        <w:sz w:val="36"/>
        <w:szCs w:val="36"/>
        <w:u w:val="none"/>
        <w:shd w:fill="auto" w:val="clear"/>
        <w:vertAlign w:val="baseline"/>
      </w:rPr>
    </w:lvl>
    <w:lvl w:ilvl="5">
      <w:start w:val="1"/>
      <w:numFmt w:val="lowerRoman"/>
      <w:lvlText w:val="%6"/>
      <w:lvlJc w:val="left"/>
      <w:pPr>
        <w:ind w:left="3960" w:hanging="3960"/>
      </w:pPr>
      <w:rPr>
        <w:rFonts w:ascii="Calibri" w:cs="Calibri" w:eastAsia="Calibri" w:hAnsi="Calibri"/>
        <w:b w:val="1"/>
        <w:i w:val="0"/>
        <w:strike w:val="0"/>
        <w:color w:val="000000"/>
        <w:sz w:val="36"/>
        <w:szCs w:val="36"/>
        <w:u w:val="none"/>
        <w:shd w:fill="auto" w:val="clear"/>
        <w:vertAlign w:val="baseline"/>
      </w:rPr>
    </w:lvl>
    <w:lvl w:ilvl="6">
      <w:start w:val="1"/>
      <w:numFmt w:val="decimal"/>
      <w:lvlText w:val="%7"/>
      <w:lvlJc w:val="left"/>
      <w:pPr>
        <w:ind w:left="4680" w:hanging="4680"/>
      </w:pPr>
      <w:rPr>
        <w:rFonts w:ascii="Calibri" w:cs="Calibri" w:eastAsia="Calibri" w:hAnsi="Calibri"/>
        <w:b w:val="1"/>
        <w:i w:val="0"/>
        <w:strike w:val="0"/>
        <w:color w:val="000000"/>
        <w:sz w:val="36"/>
        <w:szCs w:val="36"/>
        <w:u w:val="none"/>
        <w:shd w:fill="auto" w:val="clear"/>
        <w:vertAlign w:val="baseline"/>
      </w:rPr>
    </w:lvl>
    <w:lvl w:ilvl="7">
      <w:start w:val="1"/>
      <w:numFmt w:val="lowerLetter"/>
      <w:lvlText w:val="%8"/>
      <w:lvlJc w:val="left"/>
      <w:pPr>
        <w:ind w:left="5400" w:hanging="5400"/>
      </w:pPr>
      <w:rPr>
        <w:rFonts w:ascii="Calibri" w:cs="Calibri" w:eastAsia="Calibri" w:hAnsi="Calibri"/>
        <w:b w:val="1"/>
        <w:i w:val="0"/>
        <w:strike w:val="0"/>
        <w:color w:val="000000"/>
        <w:sz w:val="36"/>
        <w:szCs w:val="36"/>
        <w:u w:val="none"/>
        <w:shd w:fill="auto" w:val="clear"/>
        <w:vertAlign w:val="baseline"/>
      </w:rPr>
    </w:lvl>
    <w:lvl w:ilvl="8">
      <w:start w:val="1"/>
      <w:numFmt w:val="lowerRoman"/>
      <w:lvlText w:val="%9"/>
      <w:lvlJc w:val="left"/>
      <w:pPr>
        <w:ind w:left="6120" w:hanging="6120"/>
      </w:pPr>
      <w:rPr>
        <w:rFonts w:ascii="Calibri" w:cs="Calibri" w:eastAsia="Calibri" w:hAnsi="Calibri"/>
        <w:b w:val="1"/>
        <w:i w:val="0"/>
        <w:strike w:val="0"/>
        <w:color w:val="000000"/>
        <w:sz w:val="36"/>
        <w:szCs w:val="36"/>
        <w:u w:val="none"/>
        <w:shd w:fill="auto" w:val="clear"/>
        <w:vertAlign w:val="baseline"/>
      </w:rPr>
    </w:lvl>
  </w:abstractNum>
  <w:abstractNum w:abstractNumId="4">
    <w:lvl w:ilvl="0">
      <w:start w:val="1"/>
      <w:numFmt w:val="decimal"/>
      <w:lvlText w:val="%1."/>
      <w:lvlJc w:val="left"/>
      <w:pPr>
        <w:ind w:left="1647" w:hanging="1647"/>
      </w:pPr>
      <w:rPr>
        <w:rFonts w:ascii="Calibri" w:cs="Calibri" w:eastAsia="Calibri" w:hAnsi="Calibri"/>
        <w:b w:val="1"/>
        <w:i w:val="0"/>
        <w:strike w:val="0"/>
        <w:color w:val="000000"/>
        <w:sz w:val="28"/>
        <w:szCs w:val="28"/>
        <w:u w:val="none"/>
        <w:shd w:fill="auto" w:val="clear"/>
        <w:vertAlign w:val="baseline"/>
      </w:rPr>
    </w:lvl>
    <w:lvl w:ilvl="1">
      <w:start w:val="1"/>
      <w:numFmt w:val="lowerLetter"/>
      <w:lvlText w:val="%2"/>
      <w:lvlJc w:val="left"/>
      <w:pPr>
        <w:ind w:left="2160" w:hanging="2160"/>
      </w:pPr>
      <w:rPr>
        <w:rFonts w:ascii="Calibri" w:cs="Calibri" w:eastAsia="Calibri" w:hAnsi="Calibri"/>
        <w:b w:val="1"/>
        <w:i w:val="0"/>
        <w:strike w:val="0"/>
        <w:color w:val="000000"/>
        <w:sz w:val="28"/>
        <w:szCs w:val="28"/>
        <w:u w:val="none"/>
        <w:shd w:fill="auto" w:val="clear"/>
        <w:vertAlign w:val="baseline"/>
      </w:rPr>
    </w:lvl>
    <w:lvl w:ilvl="2">
      <w:start w:val="1"/>
      <w:numFmt w:val="lowerRoman"/>
      <w:lvlText w:val="%3"/>
      <w:lvlJc w:val="left"/>
      <w:pPr>
        <w:ind w:left="2880" w:hanging="2880"/>
      </w:pPr>
      <w:rPr>
        <w:rFonts w:ascii="Calibri" w:cs="Calibri" w:eastAsia="Calibri" w:hAnsi="Calibri"/>
        <w:b w:val="1"/>
        <w:i w:val="0"/>
        <w:strike w:val="0"/>
        <w:color w:val="000000"/>
        <w:sz w:val="28"/>
        <w:szCs w:val="28"/>
        <w:u w:val="none"/>
        <w:shd w:fill="auto" w:val="clear"/>
        <w:vertAlign w:val="baseline"/>
      </w:rPr>
    </w:lvl>
    <w:lvl w:ilvl="3">
      <w:start w:val="1"/>
      <w:numFmt w:val="decimal"/>
      <w:lvlText w:val="%4"/>
      <w:lvlJc w:val="left"/>
      <w:pPr>
        <w:ind w:left="3600" w:hanging="3600"/>
      </w:pPr>
      <w:rPr>
        <w:rFonts w:ascii="Calibri" w:cs="Calibri" w:eastAsia="Calibri" w:hAnsi="Calibri"/>
        <w:b w:val="1"/>
        <w:i w:val="0"/>
        <w:strike w:val="0"/>
        <w:color w:val="000000"/>
        <w:sz w:val="28"/>
        <w:szCs w:val="28"/>
        <w:u w:val="none"/>
        <w:shd w:fill="auto" w:val="clear"/>
        <w:vertAlign w:val="baseline"/>
      </w:rPr>
    </w:lvl>
    <w:lvl w:ilvl="4">
      <w:start w:val="1"/>
      <w:numFmt w:val="lowerLetter"/>
      <w:lvlText w:val="%5"/>
      <w:lvlJc w:val="left"/>
      <w:pPr>
        <w:ind w:left="4320" w:hanging="4320"/>
      </w:pPr>
      <w:rPr>
        <w:rFonts w:ascii="Calibri" w:cs="Calibri" w:eastAsia="Calibri" w:hAnsi="Calibri"/>
        <w:b w:val="1"/>
        <w:i w:val="0"/>
        <w:strike w:val="0"/>
        <w:color w:val="000000"/>
        <w:sz w:val="28"/>
        <w:szCs w:val="28"/>
        <w:u w:val="none"/>
        <w:shd w:fill="auto" w:val="clear"/>
        <w:vertAlign w:val="baseline"/>
      </w:rPr>
    </w:lvl>
    <w:lvl w:ilvl="5">
      <w:start w:val="1"/>
      <w:numFmt w:val="lowerRoman"/>
      <w:lvlText w:val="%6"/>
      <w:lvlJc w:val="left"/>
      <w:pPr>
        <w:ind w:left="5040" w:hanging="5040"/>
      </w:pPr>
      <w:rPr>
        <w:rFonts w:ascii="Calibri" w:cs="Calibri" w:eastAsia="Calibri" w:hAnsi="Calibri"/>
        <w:b w:val="1"/>
        <w:i w:val="0"/>
        <w:strike w:val="0"/>
        <w:color w:val="000000"/>
        <w:sz w:val="28"/>
        <w:szCs w:val="28"/>
        <w:u w:val="none"/>
        <w:shd w:fill="auto" w:val="clear"/>
        <w:vertAlign w:val="baseline"/>
      </w:rPr>
    </w:lvl>
    <w:lvl w:ilvl="6">
      <w:start w:val="1"/>
      <w:numFmt w:val="decimal"/>
      <w:lvlText w:val="%7"/>
      <w:lvlJc w:val="left"/>
      <w:pPr>
        <w:ind w:left="5760" w:hanging="5760"/>
      </w:pPr>
      <w:rPr>
        <w:rFonts w:ascii="Calibri" w:cs="Calibri" w:eastAsia="Calibri" w:hAnsi="Calibri"/>
        <w:b w:val="1"/>
        <w:i w:val="0"/>
        <w:strike w:val="0"/>
        <w:color w:val="000000"/>
        <w:sz w:val="28"/>
        <w:szCs w:val="28"/>
        <w:u w:val="none"/>
        <w:shd w:fill="auto" w:val="clear"/>
        <w:vertAlign w:val="baseline"/>
      </w:rPr>
    </w:lvl>
    <w:lvl w:ilvl="7">
      <w:start w:val="1"/>
      <w:numFmt w:val="lowerLetter"/>
      <w:lvlText w:val="%8"/>
      <w:lvlJc w:val="left"/>
      <w:pPr>
        <w:ind w:left="6480" w:hanging="6480"/>
      </w:pPr>
      <w:rPr>
        <w:rFonts w:ascii="Calibri" w:cs="Calibri" w:eastAsia="Calibri" w:hAnsi="Calibri"/>
        <w:b w:val="1"/>
        <w:i w:val="0"/>
        <w:strike w:val="0"/>
        <w:color w:val="000000"/>
        <w:sz w:val="28"/>
        <w:szCs w:val="28"/>
        <w:u w:val="none"/>
        <w:shd w:fill="auto" w:val="clear"/>
        <w:vertAlign w:val="baseline"/>
      </w:rPr>
    </w:lvl>
    <w:lvl w:ilvl="8">
      <w:start w:val="1"/>
      <w:numFmt w:val="lowerRoman"/>
      <w:lvlText w:val="%9"/>
      <w:lvlJc w:val="left"/>
      <w:pPr>
        <w:ind w:left="7200" w:hanging="7200"/>
      </w:pPr>
      <w:rPr>
        <w:rFonts w:ascii="Calibri" w:cs="Calibri" w:eastAsia="Calibri" w:hAnsi="Calibri"/>
        <w:b w:val="1"/>
        <w:i w:val="0"/>
        <w:strike w:val="0"/>
        <w:color w:val="000000"/>
        <w:sz w:val="28"/>
        <w:szCs w:val="28"/>
        <w:u w:val="none"/>
        <w:shd w:fill="auto" w:val="clear"/>
        <w:vertAlign w:val="baseline"/>
      </w:rPr>
    </w:lvl>
  </w:abstractNum>
  <w:abstractNum w:abstractNumId="5">
    <w:lvl w:ilvl="0">
      <w:start w:val="1"/>
      <w:numFmt w:val="decimal"/>
      <w:lvlText w:val="%1."/>
      <w:lvlJc w:val="left"/>
      <w:pPr>
        <w:ind w:left="720" w:hanging="360"/>
      </w:pPr>
      <w:rPr>
        <w:rFonts w:ascii="Roboto" w:cs="Roboto" w:eastAsia="Roboto" w:hAnsi="Roboto"/>
        <w:color w:val="13343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13343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2175" w:hanging="2175"/>
      </w:pPr>
      <w:rPr>
        <w:rFonts w:ascii="Calibri" w:cs="Calibri" w:eastAsia="Calibri" w:hAnsi="Calibri"/>
        <w:b w:val="1"/>
        <w:i w:val="0"/>
        <w:strike w:val="0"/>
        <w:color w:val="000000"/>
        <w:sz w:val="28"/>
        <w:szCs w:val="28"/>
        <w:u w:val="none"/>
        <w:shd w:fill="auto" w:val="clear"/>
        <w:vertAlign w:val="baseline"/>
      </w:rPr>
    </w:lvl>
    <w:lvl w:ilvl="1">
      <w:start w:val="1"/>
      <w:numFmt w:val="decimal"/>
      <w:lvlText w:val="%1.%2"/>
      <w:lvlJc w:val="left"/>
      <w:pPr>
        <w:ind w:left="2187" w:hanging="2187"/>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452" w:hanging="1452"/>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172" w:hanging="2172"/>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892" w:hanging="2892"/>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612" w:hanging="3612"/>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332" w:hanging="4332"/>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052" w:hanging="5052"/>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5772" w:hanging="5772"/>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8">
    <w:lvl w:ilvl="0">
      <w:start w:val="1"/>
      <w:numFmt w:val="decimal"/>
      <w:lvlText w:val="%1"/>
      <w:lvlJc w:val="left"/>
      <w:pPr>
        <w:ind w:left="360" w:hanging="360"/>
      </w:pPr>
      <w:rPr>
        <w:rFonts w:ascii="Calibri" w:cs="Calibri" w:eastAsia="Calibri" w:hAnsi="Calibri"/>
        <w:b w:val="1"/>
        <w:i w:val="0"/>
        <w:strike w:val="0"/>
        <w:color w:val="000000"/>
        <w:sz w:val="32"/>
        <w:szCs w:val="32"/>
        <w:u w:val="none"/>
        <w:shd w:fill="auto" w:val="clear"/>
        <w:vertAlign w:val="baseline"/>
      </w:rPr>
    </w:lvl>
    <w:lvl w:ilvl="1">
      <w:start w:val="1"/>
      <w:numFmt w:val="decimal"/>
      <w:lvlText w:val="%1.%2"/>
      <w:lvlJc w:val="left"/>
      <w:pPr>
        <w:ind w:left="629" w:hanging="629"/>
      </w:pPr>
      <w:rPr>
        <w:rFonts w:ascii="Calibri" w:cs="Calibri" w:eastAsia="Calibri" w:hAnsi="Calibri"/>
        <w:b w:val="1"/>
        <w:i w:val="0"/>
        <w:strike w:val="0"/>
        <w:color w:val="000000"/>
        <w:sz w:val="32"/>
        <w:szCs w:val="32"/>
        <w:u w:val="none"/>
        <w:shd w:fill="auto" w:val="clear"/>
        <w:vertAlign w:val="baseline"/>
      </w:rPr>
    </w:lvl>
    <w:lvl w:ilvl="2">
      <w:start w:val="1"/>
      <w:numFmt w:val="lowerRoman"/>
      <w:lvlText w:val="%3"/>
      <w:lvlJc w:val="left"/>
      <w:pPr>
        <w:ind w:left="1222" w:hanging="1222"/>
      </w:pPr>
      <w:rPr>
        <w:rFonts w:ascii="Calibri" w:cs="Calibri" w:eastAsia="Calibri" w:hAnsi="Calibri"/>
        <w:b w:val="1"/>
        <w:i w:val="0"/>
        <w:strike w:val="0"/>
        <w:color w:val="000000"/>
        <w:sz w:val="32"/>
        <w:szCs w:val="32"/>
        <w:u w:val="none"/>
        <w:shd w:fill="auto" w:val="clear"/>
        <w:vertAlign w:val="baseline"/>
      </w:rPr>
    </w:lvl>
    <w:lvl w:ilvl="3">
      <w:start w:val="1"/>
      <w:numFmt w:val="decimal"/>
      <w:lvlText w:val="%4"/>
      <w:lvlJc w:val="left"/>
      <w:pPr>
        <w:ind w:left="1942" w:hanging="1942"/>
      </w:pPr>
      <w:rPr>
        <w:rFonts w:ascii="Calibri" w:cs="Calibri" w:eastAsia="Calibri" w:hAnsi="Calibri"/>
        <w:b w:val="1"/>
        <w:i w:val="0"/>
        <w:strike w:val="0"/>
        <w:color w:val="000000"/>
        <w:sz w:val="32"/>
        <w:szCs w:val="32"/>
        <w:u w:val="none"/>
        <w:shd w:fill="auto" w:val="clear"/>
        <w:vertAlign w:val="baseline"/>
      </w:rPr>
    </w:lvl>
    <w:lvl w:ilvl="4">
      <w:start w:val="1"/>
      <w:numFmt w:val="lowerLetter"/>
      <w:lvlText w:val="%5"/>
      <w:lvlJc w:val="left"/>
      <w:pPr>
        <w:ind w:left="2662" w:hanging="2662"/>
      </w:pPr>
      <w:rPr>
        <w:rFonts w:ascii="Calibri" w:cs="Calibri" w:eastAsia="Calibri" w:hAnsi="Calibri"/>
        <w:b w:val="1"/>
        <w:i w:val="0"/>
        <w:strike w:val="0"/>
        <w:color w:val="000000"/>
        <w:sz w:val="32"/>
        <w:szCs w:val="32"/>
        <w:u w:val="none"/>
        <w:shd w:fill="auto" w:val="clear"/>
        <w:vertAlign w:val="baseline"/>
      </w:rPr>
    </w:lvl>
    <w:lvl w:ilvl="5">
      <w:start w:val="1"/>
      <w:numFmt w:val="lowerRoman"/>
      <w:lvlText w:val="%6"/>
      <w:lvlJc w:val="left"/>
      <w:pPr>
        <w:ind w:left="3382" w:hanging="3382"/>
      </w:pPr>
      <w:rPr>
        <w:rFonts w:ascii="Calibri" w:cs="Calibri" w:eastAsia="Calibri" w:hAnsi="Calibri"/>
        <w:b w:val="1"/>
        <w:i w:val="0"/>
        <w:strike w:val="0"/>
        <w:color w:val="000000"/>
        <w:sz w:val="32"/>
        <w:szCs w:val="32"/>
        <w:u w:val="none"/>
        <w:shd w:fill="auto" w:val="clear"/>
        <w:vertAlign w:val="baseline"/>
      </w:rPr>
    </w:lvl>
    <w:lvl w:ilvl="6">
      <w:start w:val="1"/>
      <w:numFmt w:val="decimal"/>
      <w:lvlText w:val="%7"/>
      <w:lvlJc w:val="left"/>
      <w:pPr>
        <w:ind w:left="4102" w:hanging="4102"/>
      </w:pPr>
      <w:rPr>
        <w:rFonts w:ascii="Calibri" w:cs="Calibri" w:eastAsia="Calibri" w:hAnsi="Calibri"/>
        <w:b w:val="1"/>
        <w:i w:val="0"/>
        <w:strike w:val="0"/>
        <w:color w:val="000000"/>
        <w:sz w:val="32"/>
        <w:szCs w:val="32"/>
        <w:u w:val="none"/>
        <w:shd w:fill="auto" w:val="clear"/>
        <w:vertAlign w:val="baseline"/>
      </w:rPr>
    </w:lvl>
    <w:lvl w:ilvl="7">
      <w:start w:val="1"/>
      <w:numFmt w:val="lowerLetter"/>
      <w:lvlText w:val="%8"/>
      <w:lvlJc w:val="left"/>
      <w:pPr>
        <w:ind w:left="4822" w:hanging="4822"/>
      </w:pPr>
      <w:rPr>
        <w:rFonts w:ascii="Calibri" w:cs="Calibri" w:eastAsia="Calibri" w:hAnsi="Calibri"/>
        <w:b w:val="1"/>
        <w:i w:val="0"/>
        <w:strike w:val="0"/>
        <w:color w:val="000000"/>
        <w:sz w:val="32"/>
        <w:szCs w:val="32"/>
        <w:u w:val="none"/>
        <w:shd w:fill="auto" w:val="clear"/>
        <w:vertAlign w:val="baseline"/>
      </w:rPr>
    </w:lvl>
    <w:lvl w:ilvl="8">
      <w:start w:val="1"/>
      <w:numFmt w:val="lowerRoman"/>
      <w:lvlText w:val="%9"/>
      <w:lvlJc w:val="left"/>
      <w:pPr>
        <w:ind w:left="5542" w:hanging="5542"/>
      </w:pPr>
      <w:rPr>
        <w:rFonts w:ascii="Calibri" w:cs="Calibri" w:eastAsia="Calibri" w:hAnsi="Calibri"/>
        <w:b w:val="1"/>
        <w:i w:val="0"/>
        <w:strike w:val="0"/>
        <w:color w:val="000000"/>
        <w:sz w:val="32"/>
        <w:szCs w:val="32"/>
        <w:u w:val="none"/>
        <w:shd w:fill="auto" w:val="clear"/>
        <w:vertAlign w:val="baseline"/>
      </w:rPr>
    </w:lvl>
  </w:abstractNum>
  <w:abstractNum w:abstractNumId="9">
    <w:lvl w:ilvl="0">
      <w:start w:val="4"/>
      <w:numFmt w:val="decimal"/>
      <w:lvlText w:val="%1"/>
      <w:lvlJc w:val="left"/>
      <w:pPr>
        <w:ind w:left="408" w:hanging="408"/>
      </w:pPr>
      <w:rPr>
        <w:rFonts w:ascii="Calibri" w:cs="Calibri" w:eastAsia="Calibri" w:hAnsi="Calibri"/>
        <w:b w:val="1"/>
        <w:i w:val="0"/>
        <w:strike w:val="0"/>
        <w:color w:val="000000"/>
        <w:sz w:val="36"/>
        <w:szCs w:val="36"/>
        <w:u w:val="none"/>
        <w:shd w:fill="auto" w:val="clear"/>
        <w:vertAlign w:val="baseline"/>
      </w:rPr>
    </w:lvl>
    <w:lvl w:ilvl="1">
      <w:start w:val="1"/>
      <w:numFmt w:val="decimal"/>
      <w:lvlText w:val="%1.%2"/>
      <w:lvlJc w:val="left"/>
      <w:pPr>
        <w:ind w:left="1344" w:hanging="1344"/>
      </w:pPr>
      <w:rPr>
        <w:rFonts w:ascii="Calibri" w:cs="Calibri" w:eastAsia="Calibri" w:hAnsi="Calibri"/>
        <w:b w:val="1"/>
        <w:i w:val="0"/>
        <w:strike w:val="0"/>
        <w:color w:val="000000"/>
        <w:sz w:val="32"/>
        <w:szCs w:val="32"/>
        <w:u w:val="none"/>
        <w:shd w:fill="auto" w:val="clear"/>
        <w:vertAlign w:val="baseline"/>
      </w:rPr>
    </w:lvl>
    <w:lvl w:ilvl="2">
      <w:start w:val="1"/>
      <w:numFmt w:val="lowerRoman"/>
      <w:lvlText w:val="%3"/>
      <w:lvlJc w:val="left"/>
      <w:pPr>
        <w:ind w:left="1080" w:hanging="1080"/>
      </w:pPr>
      <w:rPr>
        <w:rFonts w:ascii="Calibri" w:cs="Calibri" w:eastAsia="Calibri" w:hAnsi="Calibri"/>
        <w:b w:val="1"/>
        <w:i w:val="0"/>
        <w:strike w:val="0"/>
        <w:color w:val="000000"/>
        <w:sz w:val="32"/>
        <w:szCs w:val="32"/>
        <w:u w:val="none"/>
        <w:shd w:fill="auto" w:val="clear"/>
        <w:vertAlign w:val="baseline"/>
      </w:rPr>
    </w:lvl>
    <w:lvl w:ilvl="3">
      <w:start w:val="1"/>
      <w:numFmt w:val="decimal"/>
      <w:lvlText w:val="%4"/>
      <w:lvlJc w:val="left"/>
      <w:pPr>
        <w:ind w:left="1800" w:hanging="1800"/>
      </w:pPr>
      <w:rPr>
        <w:rFonts w:ascii="Calibri" w:cs="Calibri" w:eastAsia="Calibri" w:hAnsi="Calibri"/>
        <w:b w:val="1"/>
        <w:i w:val="0"/>
        <w:strike w:val="0"/>
        <w:color w:val="000000"/>
        <w:sz w:val="32"/>
        <w:szCs w:val="32"/>
        <w:u w:val="none"/>
        <w:shd w:fill="auto" w:val="clear"/>
        <w:vertAlign w:val="baseline"/>
      </w:rPr>
    </w:lvl>
    <w:lvl w:ilvl="4">
      <w:start w:val="1"/>
      <w:numFmt w:val="lowerLetter"/>
      <w:lvlText w:val="%5"/>
      <w:lvlJc w:val="left"/>
      <w:pPr>
        <w:ind w:left="2520" w:hanging="2520"/>
      </w:pPr>
      <w:rPr>
        <w:rFonts w:ascii="Calibri" w:cs="Calibri" w:eastAsia="Calibri" w:hAnsi="Calibri"/>
        <w:b w:val="1"/>
        <w:i w:val="0"/>
        <w:strike w:val="0"/>
        <w:color w:val="000000"/>
        <w:sz w:val="32"/>
        <w:szCs w:val="32"/>
        <w:u w:val="none"/>
        <w:shd w:fill="auto" w:val="clear"/>
        <w:vertAlign w:val="baseline"/>
      </w:rPr>
    </w:lvl>
    <w:lvl w:ilvl="5">
      <w:start w:val="1"/>
      <w:numFmt w:val="lowerRoman"/>
      <w:lvlText w:val="%6"/>
      <w:lvlJc w:val="left"/>
      <w:pPr>
        <w:ind w:left="3240" w:hanging="3240"/>
      </w:pPr>
      <w:rPr>
        <w:rFonts w:ascii="Calibri" w:cs="Calibri" w:eastAsia="Calibri" w:hAnsi="Calibri"/>
        <w:b w:val="1"/>
        <w:i w:val="0"/>
        <w:strike w:val="0"/>
        <w:color w:val="000000"/>
        <w:sz w:val="32"/>
        <w:szCs w:val="32"/>
        <w:u w:val="none"/>
        <w:shd w:fill="auto" w:val="clear"/>
        <w:vertAlign w:val="baseline"/>
      </w:rPr>
    </w:lvl>
    <w:lvl w:ilvl="6">
      <w:start w:val="1"/>
      <w:numFmt w:val="decimal"/>
      <w:lvlText w:val="%7"/>
      <w:lvlJc w:val="left"/>
      <w:pPr>
        <w:ind w:left="3960" w:hanging="3960"/>
      </w:pPr>
      <w:rPr>
        <w:rFonts w:ascii="Calibri" w:cs="Calibri" w:eastAsia="Calibri" w:hAnsi="Calibri"/>
        <w:b w:val="1"/>
        <w:i w:val="0"/>
        <w:strike w:val="0"/>
        <w:color w:val="000000"/>
        <w:sz w:val="32"/>
        <w:szCs w:val="32"/>
        <w:u w:val="none"/>
        <w:shd w:fill="auto" w:val="clear"/>
        <w:vertAlign w:val="baseline"/>
      </w:rPr>
    </w:lvl>
    <w:lvl w:ilvl="7">
      <w:start w:val="1"/>
      <w:numFmt w:val="lowerLetter"/>
      <w:lvlText w:val="%8"/>
      <w:lvlJc w:val="left"/>
      <w:pPr>
        <w:ind w:left="4680" w:hanging="4680"/>
      </w:pPr>
      <w:rPr>
        <w:rFonts w:ascii="Calibri" w:cs="Calibri" w:eastAsia="Calibri" w:hAnsi="Calibri"/>
        <w:b w:val="1"/>
        <w:i w:val="0"/>
        <w:strike w:val="0"/>
        <w:color w:val="000000"/>
        <w:sz w:val="32"/>
        <w:szCs w:val="32"/>
        <w:u w:val="none"/>
        <w:shd w:fill="auto" w:val="clear"/>
        <w:vertAlign w:val="baseline"/>
      </w:rPr>
    </w:lvl>
    <w:lvl w:ilvl="8">
      <w:start w:val="1"/>
      <w:numFmt w:val="lowerRoman"/>
      <w:lvlText w:val="%9"/>
      <w:lvlJc w:val="left"/>
      <w:pPr>
        <w:ind w:left="5400" w:hanging="5400"/>
      </w:pPr>
      <w:rPr>
        <w:rFonts w:ascii="Calibri" w:cs="Calibri" w:eastAsia="Calibri" w:hAnsi="Calibri"/>
        <w:b w:val="1"/>
        <w:i w:val="0"/>
        <w:strike w:val="0"/>
        <w:color w:val="000000"/>
        <w:sz w:val="32"/>
        <w:szCs w:val="3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n"/>
      </w:rPr>
    </w:rPrDefault>
    <w:pPrDefault>
      <w:pPr>
        <w:spacing w:after="8" w:line="249" w:lineRule="auto"/>
        <w:ind w:left="1952"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 w:before="0" w:line="259" w:lineRule="auto"/>
      <w:ind w:left="10" w:right="313" w:hanging="10"/>
      <w:jc w:val="left"/>
    </w:pPr>
    <w:rPr>
      <w:rFonts w:ascii="Calibri" w:cs="Calibri" w:eastAsia="Calibri" w:hAnsi="Calibri"/>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8" w:line="249" w:lineRule="auto"/>
      <w:ind w:left="1952" w:hanging="10"/>
    </w:pPr>
    <w:rPr>
      <w:rFonts w:ascii="Calibri" w:cs="Times New Roman" w:eastAsia="Calibri" w:hAnsi="Calibri"/>
      <w:color w:val="000000"/>
      <w:sz w:val="28"/>
      <w:lang w:eastAsia="en" w:val="en"/>
    </w:rPr>
  </w:style>
  <w:style w:type="paragraph" w:styleId="Heading1">
    <w:name w:val="heading 1"/>
    <w:next w:val="Normal"/>
    <w:link w:val="Heading1Char"/>
    <w:uiPriority w:val="9"/>
    <w:qFormat w:val="1"/>
    <w:pPr>
      <w:keepNext w:val="1"/>
      <w:keepLines w:val="1"/>
      <w:spacing w:after="4"/>
      <w:ind w:left="10" w:right="313" w:hanging="10"/>
      <w:outlineLvl w:val="0"/>
    </w:pPr>
    <w:rPr>
      <w:rFonts w:ascii="Calibri" w:cs="Calibri" w:eastAsia="Calibri" w:hAnsi="Calibri"/>
      <w:b w:val="1"/>
      <w:color w:val="000000"/>
      <w:sz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Calibri" w:cs="Calibri" w:eastAsia="Calibri" w:hAnsi="Calibri"/>
      <w:b w:val="1"/>
      <w:color w:val="000000"/>
      <w:sz w:val="32"/>
    </w:rPr>
  </w:style>
  <w:style w:type="table" w:styleId="TableGrid" w:customStyle="1">
    <w:name w:val="TableGrid"/>
    <w:pPr>
      <w:spacing w:after="0" w:line="240" w:lineRule="auto"/>
    </w:pPr>
    <w:tblPr>
      <w:tblCellMar>
        <w:top w:w="0.0" w:type="dxa"/>
        <w:left w:w="0.0" w:type="dxa"/>
        <w:bottom w:w="0.0" w:type="dxa"/>
        <w:right w:w="0.0" w:type="dxa"/>
      </w:tblCellMar>
    </w:tblPr>
  </w:style>
  <w:style w:type="character" w:styleId="Hyperlink">
    <w:name w:val="Hyperlink"/>
    <w:basedOn w:val="DefaultParagraphFont"/>
    <w:uiPriority w:val="99"/>
    <w:semiHidden w:val="1"/>
    <w:unhideWhenUsed w:val="1"/>
    <w:rsid w:val="00E13967"/>
    <w:rPr>
      <w:color w:val="0000ff"/>
      <w:u w:val="single"/>
    </w:rPr>
  </w:style>
  <w:style w:type="paragraph" w:styleId="ListParagraph">
    <w:name w:val="List Paragraph"/>
    <w:basedOn w:val="Normal"/>
    <w:uiPriority w:val="34"/>
    <w:qFormat w:val="1"/>
    <w:rsid w:val="00B2624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14.0" w:type="dxa"/>
        <w:right w:w="115.0" w:type="dxa"/>
      </w:tblCellMar>
    </w:tblPr>
  </w:style>
  <w:style w:type="table" w:styleId="Table2">
    <w:basedOn w:val="TableNormal"/>
    <w:pPr>
      <w:spacing w:after="0" w:line="240" w:lineRule="auto"/>
    </w:pPr>
    <w:tblPr>
      <w:tblStyleRowBandSize w:val="1"/>
      <w:tblStyleColBandSize w:val="1"/>
      <w:tblCellMar>
        <w:top w:w="61.0" w:type="dxa"/>
        <w:left w:w="108.0" w:type="dxa"/>
        <w:bottom w:w="4.0" w:type="dxa"/>
        <w:right w:w="54.0" w:type="dxa"/>
      </w:tblCellMar>
    </w:tblPr>
  </w:style>
  <w:style w:type="table" w:styleId="Table3">
    <w:basedOn w:val="TableNormal"/>
    <w:pPr>
      <w:spacing w:after="0" w:line="240" w:lineRule="auto"/>
    </w:pPr>
    <w:tblPr>
      <w:tblStyleRowBandSize w:val="1"/>
      <w:tblStyleColBandSize w:val="1"/>
      <w:tblCellMar>
        <w:top w:w="61.0" w:type="dxa"/>
        <w:left w:w="0.0" w:type="dxa"/>
        <w:bottom w:w="4.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drive.google.com/file/d/1ZE8BNn8SkAnh3qFkGB1FCvnESX8I_WtK/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noDkG7QtL9nuYn0/5RiQ2GI5iA==">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2023-10-26T07:14:00Z</dcterms:created>
  <dc:creator>Karuppasamy S</dc:creator>
</cp:coreProperties>
</file>